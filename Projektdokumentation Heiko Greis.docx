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B94CF" w14:textId="77777777" w:rsidR="00652476" w:rsidRPr="000970A0" w:rsidRDefault="00652476" w:rsidP="00652476">
      <w:pPr>
        <w:pStyle w:val="Titel"/>
        <w:jc w:val="center"/>
        <w:rPr>
          <w:rFonts w:ascii="Verdana" w:hAnsi="Verdana"/>
        </w:rPr>
      </w:pPr>
      <w:bookmarkStart w:id="0" w:name="_Hlk510783012"/>
      <w:bookmarkStart w:id="1" w:name="_GoBack"/>
      <w:bookmarkEnd w:id="1"/>
    </w:p>
    <w:p w14:paraId="25E8C2E2" w14:textId="77777777" w:rsidR="00652476" w:rsidRPr="000970A0" w:rsidRDefault="00652476" w:rsidP="00652476">
      <w:pPr>
        <w:pStyle w:val="Titel"/>
        <w:jc w:val="center"/>
        <w:rPr>
          <w:rFonts w:ascii="Verdana" w:hAnsi="Verdana"/>
        </w:rPr>
      </w:pPr>
      <w:r w:rsidRPr="000970A0">
        <w:rPr>
          <w:rFonts w:ascii="Verdana" w:hAnsi="Verdana"/>
          <w:noProof/>
        </w:rPr>
        <w:drawing>
          <wp:inline distT="0" distB="0" distL="0" distR="0" wp14:anchorId="13D71A6A" wp14:editId="3E1D0E81">
            <wp:extent cx="1071245" cy="531495"/>
            <wp:effectExtent l="0" t="0" r="0" b="1905"/>
            <wp:docPr id="7" name="Grafik 7" descr="https://azubionline-ihk.de/tibrosB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ubionline-ihk.de/tibrosBB/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1245" cy="531495"/>
                    </a:xfrm>
                    <a:prstGeom prst="rect">
                      <a:avLst/>
                    </a:prstGeom>
                    <a:noFill/>
                    <a:ln>
                      <a:noFill/>
                    </a:ln>
                  </pic:spPr>
                </pic:pic>
              </a:graphicData>
            </a:graphic>
          </wp:inline>
        </w:drawing>
      </w:r>
    </w:p>
    <w:p w14:paraId="6D893157" w14:textId="77777777" w:rsidR="00652476" w:rsidRPr="000970A0" w:rsidRDefault="00652476" w:rsidP="00652476">
      <w:pPr>
        <w:pStyle w:val="Untertitel"/>
        <w:jc w:val="center"/>
        <w:rPr>
          <w:rFonts w:ascii="Verdana" w:hAnsi="Verdana"/>
          <w:sz w:val="28"/>
          <w:szCs w:val="28"/>
        </w:rPr>
      </w:pPr>
    </w:p>
    <w:p w14:paraId="4336BD42" w14:textId="77777777" w:rsidR="009637E7" w:rsidRPr="000970A0" w:rsidRDefault="00652476" w:rsidP="00652476">
      <w:pPr>
        <w:pStyle w:val="Untertitel"/>
        <w:jc w:val="center"/>
        <w:rPr>
          <w:rFonts w:ascii="Verdana" w:hAnsi="Verdana"/>
          <w:sz w:val="24"/>
          <w:szCs w:val="28"/>
        </w:rPr>
      </w:pPr>
      <w:r w:rsidRPr="000970A0">
        <w:rPr>
          <w:rFonts w:ascii="Verdana" w:hAnsi="Verdana"/>
          <w:sz w:val="24"/>
          <w:szCs w:val="28"/>
        </w:rPr>
        <w:t>Abschlussprüfung Sommer 2018</w:t>
      </w:r>
    </w:p>
    <w:p w14:paraId="2607611F" w14:textId="77777777" w:rsidR="00652476" w:rsidRPr="000970A0" w:rsidRDefault="00652476" w:rsidP="00652476">
      <w:pPr>
        <w:pStyle w:val="Untertitel"/>
        <w:jc w:val="center"/>
        <w:rPr>
          <w:rFonts w:ascii="Verdana" w:hAnsi="Verdana"/>
          <w:sz w:val="24"/>
          <w:szCs w:val="28"/>
        </w:rPr>
      </w:pPr>
      <w:r w:rsidRPr="000970A0">
        <w:rPr>
          <w:rFonts w:ascii="Verdana" w:hAnsi="Verdana"/>
          <w:sz w:val="24"/>
          <w:szCs w:val="28"/>
        </w:rPr>
        <w:t>Fachinformatiker für Anwendungsentwicklung</w:t>
      </w:r>
    </w:p>
    <w:p w14:paraId="0425BB6E" w14:textId="77777777" w:rsidR="00652476" w:rsidRPr="000970A0" w:rsidRDefault="00652476" w:rsidP="00652476">
      <w:pPr>
        <w:pStyle w:val="Untertitel"/>
        <w:jc w:val="center"/>
        <w:rPr>
          <w:rFonts w:ascii="Verdana" w:hAnsi="Verdana"/>
          <w:sz w:val="24"/>
          <w:szCs w:val="28"/>
        </w:rPr>
      </w:pPr>
    </w:p>
    <w:p w14:paraId="36942448" w14:textId="77777777" w:rsidR="00652476" w:rsidRPr="000970A0" w:rsidRDefault="00652476" w:rsidP="00652476">
      <w:pPr>
        <w:pStyle w:val="Untertitel"/>
        <w:jc w:val="center"/>
        <w:rPr>
          <w:rFonts w:ascii="Verdana" w:hAnsi="Verdana"/>
          <w:sz w:val="24"/>
          <w:szCs w:val="28"/>
        </w:rPr>
      </w:pPr>
      <w:r w:rsidRPr="000970A0">
        <w:rPr>
          <w:rFonts w:ascii="Verdana" w:hAnsi="Verdana"/>
          <w:sz w:val="24"/>
          <w:szCs w:val="28"/>
        </w:rPr>
        <w:t>Dokumentation der betrieblichen Projektarbeit</w:t>
      </w:r>
    </w:p>
    <w:p w14:paraId="6C40B645" w14:textId="77777777" w:rsidR="00652476" w:rsidRPr="000970A0" w:rsidRDefault="00652476" w:rsidP="00652476">
      <w:pPr>
        <w:pStyle w:val="Untertitel"/>
        <w:jc w:val="center"/>
        <w:rPr>
          <w:rFonts w:ascii="Verdana" w:hAnsi="Verdana"/>
          <w:sz w:val="28"/>
          <w:szCs w:val="28"/>
        </w:rPr>
      </w:pPr>
    </w:p>
    <w:p w14:paraId="099D6649" w14:textId="77777777" w:rsidR="002B7913" w:rsidRPr="000970A0" w:rsidRDefault="002B7913" w:rsidP="002B7913">
      <w:pPr>
        <w:rPr>
          <w:rFonts w:ascii="Verdana" w:hAnsi="Verdana"/>
        </w:rPr>
      </w:pPr>
    </w:p>
    <w:p w14:paraId="7669C3AD" w14:textId="77777777" w:rsidR="00652476" w:rsidRPr="000970A0" w:rsidRDefault="00652476" w:rsidP="00F21DD7">
      <w:pPr>
        <w:pStyle w:val="Titel"/>
        <w:jc w:val="center"/>
        <w:rPr>
          <w:rFonts w:ascii="Verdana" w:eastAsiaTheme="minorEastAsia" w:hAnsi="Verdana"/>
          <w:sz w:val="36"/>
          <w:szCs w:val="48"/>
        </w:rPr>
      </w:pPr>
      <w:r w:rsidRPr="000970A0">
        <w:rPr>
          <w:rFonts w:ascii="Verdana" w:eastAsiaTheme="minorEastAsia" w:hAnsi="Verdana"/>
          <w:sz w:val="36"/>
          <w:szCs w:val="48"/>
        </w:rPr>
        <w:t>Erweiterung des Lern- und Prüfungstools (LuPto)</w:t>
      </w:r>
    </w:p>
    <w:p w14:paraId="5284B6C9" w14:textId="77777777" w:rsidR="00F21DD7" w:rsidRPr="000970A0" w:rsidRDefault="00F21DD7" w:rsidP="00F21DD7">
      <w:pPr>
        <w:rPr>
          <w:rFonts w:ascii="Verdana" w:hAnsi="Verdana"/>
        </w:rPr>
      </w:pPr>
    </w:p>
    <w:p w14:paraId="48652F6F" w14:textId="77777777" w:rsidR="00652476" w:rsidRPr="000970A0" w:rsidRDefault="00652476" w:rsidP="00397034">
      <w:pPr>
        <w:pStyle w:val="Untertitel"/>
        <w:jc w:val="center"/>
        <w:rPr>
          <w:rFonts w:ascii="Verdana" w:hAnsi="Verdana"/>
          <w:sz w:val="28"/>
          <w:szCs w:val="28"/>
        </w:rPr>
      </w:pPr>
      <w:r w:rsidRPr="000970A0">
        <w:rPr>
          <w:rFonts w:ascii="Verdana" w:hAnsi="Verdana"/>
          <w:sz w:val="28"/>
          <w:szCs w:val="28"/>
        </w:rPr>
        <w:t>Hinzufügen eines virtuellen Belohnungssystems</w:t>
      </w:r>
    </w:p>
    <w:p w14:paraId="6CD99D2C" w14:textId="77777777" w:rsidR="00652476" w:rsidRPr="000970A0" w:rsidRDefault="00652476" w:rsidP="00397034">
      <w:pPr>
        <w:rPr>
          <w:rFonts w:ascii="Verdana" w:hAnsi="Verdana"/>
        </w:rPr>
      </w:pPr>
    </w:p>
    <w:p w14:paraId="736F97BE" w14:textId="77777777" w:rsidR="00397034" w:rsidRPr="000970A0" w:rsidRDefault="00397034" w:rsidP="00397034">
      <w:pPr>
        <w:rPr>
          <w:rFonts w:ascii="Verdana" w:hAnsi="Verdana"/>
        </w:rPr>
      </w:pPr>
    </w:p>
    <w:p w14:paraId="1B1D507B" w14:textId="77777777" w:rsidR="00397034" w:rsidRPr="000970A0" w:rsidRDefault="00397034" w:rsidP="00397034">
      <w:pPr>
        <w:rPr>
          <w:rFonts w:ascii="Verdana" w:hAnsi="Verdana"/>
        </w:rPr>
      </w:pPr>
    </w:p>
    <w:p w14:paraId="4EA54D48" w14:textId="77777777" w:rsidR="00397034" w:rsidRPr="000970A0" w:rsidRDefault="00397034" w:rsidP="00397034">
      <w:pPr>
        <w:rPr>
          <w:rFonts w:ascii="Verdana" w:hAnsi="Verdana"/>
        </w:rPr>
      </w:pPr>
    </w:p>
    <w:p w14:paraId="3692B1C0" w14:textId="77090C69" w:rsidR="00397034" w:rsidRDefault="00397034" w:rsidP="00397034">
      <w:pPr>
        <w:pStyle w:val="Untertitel"/>
        <w:rPr>
          <w:rFonts w:ascii="Verdana" w:hAnsi="Verdana"/>
          <w:szCs w:val="24"/>
        </w:rPr>
      </w:pPr>
      <w:r w:rsidRPr="000970A0">
        <w:rPr>
          <w:rFonts w:ascii="Verdana" w:hAnsi="Verdana"/>
          <w:szCs w:val="24"/>
        </w:rPr>
        <w:t xml:space="preserve">Prüfungsbewerber: Heiko Greis </w:t>
      </w:r>
    </w:p>
    <w:p w14:paraId="4CE1F5A2" w14:textId="77777777" w:rsidR="00F56D46" w:rsidRPr="000970A0" w:rsidRDefault="00F56D46" w:rsidP="00F56D46">
      <w:pPr>
        <w:pStyle w:val="Untertitel"/>
        <w:rPr>
          <w:rFonts w:ascii="Verdana" w:hAnsi="Verdana"/>
          <w:szCs w:val="24"/>
        </w:rPr>
      </w:pPr>
      <w:r>
        <w:rPr>
          <w:rFonts w:ascii="Verdana" w:hAnsi="Verdana"/>
          <w:szCs w:val="24"/>
        </w:rPr>
        <w:t xml:space="preserve">Prüfling-Nr.: 18028 </w:t>
      </w:r>
    </w:p>
    <w:p w14:paraId="34B9F07C" w14:textId="77777777" w:rsidR="00397034" w:rsidRPr="000970A0" w:rsidRDefault="00397034" w:rsidP="00397034">
      <w:pPr>
        <w:pStyle w:val="Untertitel"/>
        <w:rPr>
          <w:rFonts w:ascii="Verdana" w:hAnsi="Verdana"/>
          <w:szCs w:val="24"/>
        </w:rPr>
      </w:pPr>
      <w:r w:rsidRPr="000970A0">
        <w:rPr>
          <w:rFonts w:ascii="Verdana" w:hAnsi="Verdana"/>
          <w:szCs w:val="24"/>
        </w:rPr>
        <w:t>Eibenstr. 35, 41239 Mönchengladbach</w:t>
      </w:r>
    </w:p>
    <w:p w14:paraId="708D240E" w14:textId="77777777" w:rsidR="00F56D46" w:rsidRPr="000970A0" w:rsidRDefault="00F56D46" w:rsidP="003126F6">
      <w:pPr>
        <w:rPr>
          <w:rFonts w:ascii="Verdana" w:hAnsi="Verdana"/>
          <w:sz w:val="20"/>
        </w:rPr>
      </w:pPr>
    </w:p>
    <w:p w14:paraId="5E9A1D17" w14:textId="77777777" w:rsidR="00397034" w:rsidRPr="000970A0" w:rsidRDefault="00EF5A9E" w:rsidP="00397034">
      <w:pPr>
        <w:pStyle w:val="Untertitel"/>
        <w:rPr>
          <w:rFonts w:ascii="Verdana" w:hAnsi="Verdana"/>
          <w:szCs w:val="24"/>
        </w:rPr>
      </w:pPr>
      <w:r w:rsidRPr="000970A0">
        <w:rPr>
          <w:rFonts w:ascii="Verdana" w:hAnsi="Verdana"/>
          <w:noProof/>
          <w:sz w:val="20"/>
        </w:rPr>
        <w:drawing>
          <wp:anchor distT="0" distB="0" distL="114300" distR="114300" simplePos="0" relativeHeight="251659264" behindDoc="0" locked="0" layoutInCell="1" allowOverlap="1" wp14:anchorId="052D44D6" wp14:editId="34B6880E">
            <wp:simplePos x="0" y="0"/>
            <wp:positionH relativeFrom="column">
              <wp:posOffset>4200979</wp:posOffset>
            </wp:positionH>
            <wp:positionV relativeFrom="paragraph">
              <wp:posOffset>32385</wp:posOffset>
            </wp:positionV>
            <wp:extent cx="1472565" cy="426720"/>
            <wp:effectExtent l="0" t="0" r="0" b="0"/>
            <wp:wrapNone/>
            <wp:docPr id="11" name="Grafik 11" descr="Bildergebnis für mönchengladbach wb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mönchengladbach wbs trai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2565"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034" w:rsidRPr="000970A0">
        <w:rPr>
          <w:rFonts w:ascii="Verdana" w:hAnsi="Verdana"/>
          <w:szCs w:val="24"/>
        </w:rPr>
        <w:t>Ausbilder: WBS TRAINING AG</w:t>
      </w:r>
      <w:r w:rsidRPr="000970A0">
        <w:rPr>
          <w:rFonts w:ascii="Verdana" w:hAnsi="Verdana"/>
          <w:sz w:val="20"/>
        </w:rPr>
        <w:t xml:space="preserve"> </w:t>
      </w:r>
    </w:p>
    <w:p w14:paraId="595AF629" w14:textId="77777777" w:rsidR="00397034" w:rsidRPr="000970A0" w:rsidRDefault="00397034" w:rsidP="00397034">
      <w:pPr>
        <w:pStyle w:val="Untertitel"/>
        <w:rPr>
          <w:rFonts w:ascii="Verdana" w:hAnsi="Verdana"/>
          <w:szCs w:val="24"/>
        </w:rPr>
      </w:pPr>
      <w:r w:rsidRPr="000970A0">
        <w:rPr>
          <w:rStyle w:val="xbe"/>
          <w:rFonts w:ascii="Verdana" w:hAnsi="Verdana"/>
          <w:szCs w:val="24"/>
        </w:rPr>
        <w:t>Hindenburgstraße 171, 41061 Mönchengladbach</w:t>
      </w:r>
    </w:p>
    <w:p w14:paraId="11A277F0" w14:textId="77777777" w:rsidR="00652476" w:rsidRPr="000970A0" w:rsidRDefault="00652476" w:rsidP="00397034">
      <w:pPr>
        <w:pStyle w:val="Untertitel"/>
        <w:rPr>
          <w:rFonts w:ascii="Verdana" w:hAnsi="Verdana"/>
          <w:szCs w:val="24"/>
        </w:rPr>
      </w:pPr>
    </w:p>
    <w:p w14:paraId="20DFDB07" w14:textId="6BC5E2A3" w:rsidR="003126F6" w:rsidRPr="000970A0" w:rsidRDefault="008F599B" w:rsidP="003126F6">
      <w:pPr>
        <w:rPr>
          <w:rFonts w:ascii="Verdana" w:hAnsi="Verdana"/>
          <w:sz w:val="20"/>
        </w:rPr>
      </w:pPr>
      <w:r w:rsidRPr="000970A0">
        <w:rPr>
          <w:rFonts w:ascii="Verdana" w:hAnsi="Verdana"/>
          <w:noProof/>
          <w:sz w:val="20"/>
        </w:rPr>
        <w:drawing>
          <wp:anchor distT="0" distB="0" distL="114300" distR="114300" simplePos="0" relativeHeight="251658240" behindDoc="0" locked="0" layoutInCell="1" allowOverlap="1" wp14:anchorId="598E5168" wp14:editId="56F9E9A0">
            <wp:simplePos x="0" y="0"/>
            <wp:positionH relativeFrom="column">
              <wp:posOffset>4262120</wp:posOffset>
            </wp:positionH>
            <wp:positionV relativeFrom="paragraph">
              <wp:posOffset>257810</wp:posOffset>
            </wp:positionV>
            <wp:extent cx="1428750" cy="575945"/>
            <wp:effectExtent l="0" t="0" r="0" b="0"/>
            <wp:wrapNone/>
            <wp:docPr id="9" name="Grafik 9" descr="http://www.dekra-media.de/fileadmin/sys/Public/Images/dek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kra-media.de/fileadmin/sys/Public/Images/dek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57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24ECB" w14:textId="5701667E" w:rsidR="00397034" w:rsidRPr="000970A0" w:rsidRDefault="00397034" w:rsidP="00397034">
      <w:pPr>
        <w:pStyle w:val="Untertitel"/>
        <w:rPr>
          <w:rFonts w:ascii="Verdana" w:hAnsi="Verdana"/>
          <w:szCs w:val="24"/>
        </w:rPr>
      </w:pPr>
      <w:r w:rsidRPr="000970A0">
        <w:rPr>
          <w:rFonts w:ascii="Verdana" w:hAnsi="Verdana"/>
          <w:szCs w:val="24"/>
        </w:rPr>
        <w:t xml:space="preserve">Praktikumsbetrieb: </w:t>
      </w:r>
      <w:r w:rsidR="001D116B" w:rsidRPr="001D116B">
        <w:rPr>
          <w:rFonts w:ascii="Verdana" w:hAnsi="Verdana"/>
          <w:szCs w:val="24"/>
        </w:rPr>
        <w:t>DEKRA Media GmbH</w:t>
      </w:r>
    </w:p>
    <w:p w14:paraId="72F5A4E0" w14:textId="77777777" w:rsidR="00397034" w:rsidRPr="000970A0" w:rsidRDefault="00397034" w:rsidP="00397034">
      <w:pPr>
        <w:pStyle w:val="Untertitel"/>
        <w:rPr>
          <w:rFonts w:ascii="Verdana" w:hAnsi="Verdana"/>
          <w:szCs w:val="24"/>
        </w:rPr>
      </w:pPr>
      <w:r w:rsidRPr="000970A0">
        <w:rPr>
          <w:rStyle w:val="xbe"/>
          <w:rFonts w:ascii="Verdana" w:hAnsi="Verdana"/>
          <w:szCs w:val="24"/>
        </w:rPr>
        <w:t>Dahlener Str. 570, 41239 Mönchengladbach</w:t>
      </w:r>
    </w:p>
    <w:p w14:paraId="54C30B20" w14:textId="77777777" w:rsidR="00652476" w:rsidRPr="000970A0" w:rsidRDefault="00652476" w:rsidP="00652476">
      <w:pPr>
        <w:jc w:val="center"/>
        <w:rPr>
          <w:rFonts w:ascii="Verdana" w:hAnsi="Verdana"/>
        </w:rPr>
      </w:pPr>
    </w:p>
    <w:p w14:paraId="598EBE3D" w14:textId="77777777" w:rsidR="00652476" w:rsidRPr="000970A0" w:rsidRDefault="00652476" w:rsidP="00652476">
      <w:pPr>
        <w:jc w:val="center"/>
        <w:rPr>
          <w:rFonts w:ascii="Verdana" w:hAnsi="Verdana"/>
        </w:rPr>
      </w:pPr>
    </w:p>
    <w:p w14:paraId="17142FAE" w14:textId="77777777" w:rsidR="00652476" w:rsidRPr="000970A0" w:rsidRDefault="00652476" w:rsidP="00597656">
      <w:pPr>
        <w:jc w:val="right"/>
        <w:rPr>
          <w:rFonts w:ascii="Verdana" w:hAnsi="Verdana"/>
        </w:rPr>
      </w:pPr>
    </w:p>
    <w:sdt>
      <w:sdtPr>
        <w:rPr>
          <w:rFonts w:ascii="Verdana" w:eastAsiaTheme="minorHAnsi" w:hAnsi="Verdana" w:cstheme="minorBidi"/>
          <w:color w:val="auto"/>
          <w:sz w:val="22"/>
          <w:szCs w:val="22"/>
          <w:lang w:eastAsia="en-US"/>
        </w:rPr>
        <w:id w:val="-1151594956"/>
        <w:docPartObj>
          <w:docPartGallery w:val="Table of Contents"/>
          <w:docPartUnique/>
        </w:docPartObj>
      </w:sdtPr>
      <w:sdtEndPr>
        <w:rPr>
          <w:b/>
          <w:bCs/>
        </w:rPr>
      </w:sdtEndPr>
      <w:sdtContent>
        <w:p w14:paraId="09EF0F07" w14:textId="63DF0250" w:rsidR="00151D83" w:rsidRPr="000970A0" w:rsidRDefault="00151D83">
          <w:pPr>
            <w:pStyle w:val="Inhaltsverzeichnisberschrift"/>
            <w:rPr>
              <w:rFonts w:ascii="Verdana" w:hAnsi="Verdana"/>
            </w:rPr>
          </w:pPr>
          <w:r w:rsidRPr="000970A0">
            <w:rPr>
              <w:rFonts w:ascii="Verdana" w:hAnsi="Verdana"/>
            </w:rPr>
            <w:t>Inhalt</w:t>
          </w:r>
        </w:p>
        <w:p w14:paraId="46EF2F9F" w14:textId="77777777" w:rsidR="00151D83" w:rsidRPr="000970A0" w:rsidRDefault="00151D83" w:rsidP="00151D83">
          <w:pPr>
            <w:rPr>
              <w:rFonts w:ascii="Verdana" w:hAnsi="Verdana"/>
              <w:lang w:eastAsia="de-DE"/>
            </w:rPr>
          </w:pPr>
        </w:p>
        <w:p w14:paraId="22EEACD6" w14:textId="51554C85" w:rsidR="009F068F" w:rsidRDefault="00151D83">
          <w:pPr>
            <w:pStyle w:val="Verzeichnis2"/>
            <w:tabs>
              <w:tab w:val="left" w:pos="660"/>
              <w:tab w:val="right" w:leader="dot" w:pos="9062"/>
            </w:tabs>
            <w:rPr>
              <w:rFonts w:eastAsiaTheme="minorEastAsia"/>
              <w:noProof/>
              <w:lang w:eastAsia="de-DE"/>
            </w:rPr>
          </w:pPr>
          <w:r w:rsidRPr="000970A0">
            <w:rPr>
              <w:rFonts w:ascii="Verdana" w:hAnsi="Verdana"/>
            </w:rPr>
            <w:fldChar w:fldCharType="begin"/>
          </w:r>
          <w:r w:rsidRPr="000970A0">
            <w:rPr>
              <w:rFonts w:ascii="Verdana" w:hAnsi="Verdana"/>
            </w:rPr>
            <w:instrText xml:space="preserve"> TOC \o "1-3" \h \z \u </w:instrText>
          </w:r>
          <w:r w:rsidRPr="000970A0">
            <w:rPr>
              <w:rFonts w:ascii="Verdana" w:hAnsi="Verdana"/>
            </w:rPr>
            <w:fldChar w:fldCharType="separate"/>
          </w:r>
          <w:hyperlink w:anchor="_Toc510783442" w:history="1">
            <w:r w:rsidR="009F068F" w:rsidRPr="002654B9">
              <w:rPr>
                <w:rStyle w:val="Hyperlink"/>
                <w:rFonts w:ascii="Verdana" w:hAnsi="Verdana"/>
                <w:noProof/>
              </w:rPr>
              <w:t>1</w:t>
            </w:r>
            <w:r w:rsidR="009F068F">
              <w:rPr>
                <w:rFonts w:eastAsiaTheme="minorEastAsia"/>
                <w:noProof/>
                <w:lang w:eastAsia="de-DE"/>
              </w:rPr>
              <w:tab/>
            </w:r>
            <w:r w:rsidR="009F068F" w:rsidRPr="002654B9">
              <w:rPr>
                <w:rStyle w:val="Hyperlink"/>
                <w:rFonts w:ascii="Verdana" w:hAnsi="Verdana"/>
                <w:noProof/>
              </w:rPr>
              <w:t>Einleitung</w:t>
            </w:r>
            <w:r w:rsidR="009F068F">
              <w:rPr>
                <w:noProof/>
                <w:webHidden/>
              </w:rPr>
              <w:tab/>
            </w:r>
            <w:r w:rsidR="009F068F">
              <w:rPr>
                <w:noProof/>
                <w:webHidden/>
              </w:rPr>
              <w:fldChar w:fldCharType="begin"/>
            </w:r>
            <w:r w:rsidR="009F068F">
              <w:rPr>
                <w:noProof/>
                <w:webHidden/>
              </w:rPr>
              <w:instrText xml:space="preserve"> PAGEREF _Toc510783442 \h </w:instrText>
            </w:r>
            <w:r w:rsidR="009F068F">
              <w:rPr>
                <w:noProof/>
                <w:webHidden/>
              </w:rPr>
            </w:r>
            <w:r w:rsidR="009F068F">
              <w:rPr>
                <w:noProof/>
                <w:webHidden/>
              </w:rPr>
              <w:fldChar w:fldCharType="separate"/>
            </w:r>
            <w:r w:rsidR="006D2647">
              <w:rPr>
                <w:noProof/>
                <w:webHidden/>
              </w:rPr>
              <w:t>1</w:t>
            </w:r>
            <w:r w:rsidR="009F068F">
              <w:rPr>
                <w:noProof/>
                <w:webHidden/>
              </w:rPr>
              <w:fldChar w:fldCharType="end"/>
            </w:r>
          </w:hyperlink>
        </w:p>
        <w:p w14:paraId="3969438B" w14:textId="7AC70B2F" w:rsidR="009F068F" w:rsidRDefault="001F6472">
          <w:pPr>
            <w:pStyle w:val="Verzeichnis3"/>
            <w:tabs>
              <w:tab w:val="left" w:pos="1100"/>
              <w:tab w:val="right" w:leader="dot" w:pos="9062"/>
            </w:tabs>
            <w:rPr>
              <w:rFonts w:eastAsiaTheme="minorEastAsia"/>
              <w:noProof/>
              <w:lang w:eastAsia="de-DE"/>
            </w:rPr>
          </w:pPr>
          <w:hyperlink w:anchor="_Toc510783443" w:history="1">
            <w:r w:rsidR="009F068F" w:rsidRPr="002654B9">
              <w:rPr>
                <w:rStyle w:val="Hyperlink"/>
                <w:rFonts w:ascii="Verdana" w:hAnsi="Verdana"/>
                <w:noProof/>
              </w:rPr>
              <w:t>1.1</w:t>
            </w:r>
            <w:r w:rsidR="009F068F">
              <w:rPr>
                <w:rFonts w:eastAsiaTheme="minorEastAsia"/>
                <w:noProof/>
                <w:lang w:eastAsia="de-DE"/>
              </w:rPr>
              <w:tab/>
            </w:r>
            <w:r w:rsidR="009F068F" w:rsidRPr="002654B9">
              <w:rPr>
                <w:rStyle w:val="Hyperlink"/>
                <w:rFonts w:ascii="Verdana" w:hAnsi="Verdana"/>
                <w:noProof/>
              </w:rPr>
              <w:t>Vorstellung</w:t>
            </w:r>
            <w:r w:rsidR="009F068F">
              <w:rPr>
                <w:noProof/>
                <w:webHidden/>
              </w:rPr>
              <w:tab/>
            </w:r>
            <w:r w:rsidR="009F068F">
              <w:rPr>
                <w:noProof/>
                <w:webHidden/>
              </w:rPr>
              <w:fldChar w:fldCharType="begin"/>
            </w:r>
            <w:r w:rsidR="009F068F">
              <w:rPr>
                <w:noProof/>
                <w:webHidden/>
              </w:rPr>
              <w:instrText xml:space="preserve"> PAGEREF _Toc510783443 \h </w:instrText>
            </w:r>
            <w:r w:rsidR="009F068F">
              <w:rPr>
                <w:noProof/>
                <w:webHidden/>
              </w:rPr>
            </w:r>
            <w:r w:rsidR="009F068F">
              <w:rPr>
                <w:noProof/>
                <w:webHidden/>
              </w:rPr>
              <w:fldChar w:fldCharType="separate"/>
            </w:r>
            <w:r w:rsidR="006D2647">
              <w:rPr>
                <w:noProof/>
                <w:webHidden/>
              </w:rPr>
              <w:t>1</w:t>
            </w:r>
            <w:r w:rsidR="009F068F">
              <w:rPr>
                <w:noProof/>
                <w:webHidden/>
              </w:rPr>
              <w:fldChar w:fldCharType="end"/>
            </w:r>
          </w:hyperlink>
        </w:p>
        <w:p w14:paraId="1650EF02" w14:textId="79C1339A" w:rsidR="009F068F" w:rsidRDefault="001F6472">
          <w:pPr>
            <w:pStyle w:val="Verzeichnis3"/>
            <w:tabs>
              <w:tab w:val="left" w:pos="1100"/>
              <w:tab w:val="right" w:leader="dot" w:pos="9062"/>
            </w:tabs>
            <w:rPr>
              <w:rFonts w:eastAsiaTheme="minorEastAsia"/>
              <w:noProof/>
              <w:lang w:eastAsia="de-DE"/>
            </w:rPr>
          </w:pPr>
          <w:hyperlink w:anchor="_Toc510783444" w:history="1">
            <w:r w:rsidR="009F068F" w:rsidRPr="002654B9">
              <w:rPr>
                <w:rStyle w:val="Hyperlink"/>
                <w:rFonts w:ascii="Verdana" w:hAnsi="Verdana"/>
                <w:noProof/>
              </w:rPr>
              <w:t>1.2</w:t>
            </w:r>
            <w:r w:rsidR="009F068F">
              <w:rPr>
                <w:rFonts w:eastAsiaTheme="minorEastAsia"/>
                <w:noProof/>
                <w:lang w:eastAsia="de-DE"/>
              </w:rPr>
              <w:tab/>
            </w:r>
            <w:r w:rsidR="009F068F" w:rsidRPr="002654B9">
              <w:rPr>
                <w:rStyle w:val="Hyperlink"/>
                <w:rFonts w:ascii="Verdana" w:hAnsi="Verdana"/>
                <w:noProof/>
              </w:rPr>
              <w:t>Beschreibung der Ausgangssituation</w:t>
            </w:r>
            <w:r w:rsidR="009F068F">
              <w:rPr>
                <w:noProof/>
                <w:webHidden/>
              </w:rPr>
              <w:tab/>
            </w:r>
            <w:r w:rsidR="009F068F">
              <w:rPr>
                <w:noProof/>
                <w:webHidden/>
              </w:rPr>
              <w:fldChar w:fldCharType="begin"/>
            </w:r>
            <w:r w:rsidR="009F068F">
              <w:rPr>
                <w:noProof/>
                <w:webHidden/>
              </w:rPr>
              <w:instrText xml:space="preserve"> PAGEREF _Toc510783444 \h </w:instrText>
            </w:r>
            <w:r w:rsidR="009F068F">
              <w:rPr>
                <w:noProof/>
                <w:webHidden/>
              </w:rPr>
            </w:r>
            <w:r w:rsidR="009F068F">
              <w:rPr>
                <w:noProof/>
                <w:webHidden/>
              </w:rPr>
              <w:fldChar w:fldCharType="separate"/>
            </w:r>
            <w:r w:rsidR="006D2647">
              <w:rPr>
                <w:noProof/>
                <w:webHidden/>
              </w:rPr>
              <w:t>1</w:t>
            </w:r>
            <w:r w:rsidR="009F068F">
              <w:rPr>
                <w:noProof/>
                <w:webHidden/>
              </w:rPr>
              <w:fldChar w:fldCharType="end"/>
            </w:r>
          </w:hyperlink>
        </w:p>
        <w:p w14:paraId="39EDEC74" w14:textId="1A9D7135" w:rsidR="009F068F" w:rsidRDefault="001F6472">
          <w:pPr>
            <w:pStyle w:val="Verzeichnis3"/>
            <w:tabs>
              <w:tab w:val="left" w:pos="1100"/>
              <w:tab w:val="right" w:leader="dot" w:pos="9062"/>
            </w:tabs>
            <w:rPr>
              <w:rFonts w:eastAsiaTheme="minorEastAsia"/>
              <w:noProof/>
              <w:lang w:eastAsia="de-DE"/>
            </w:rPr>
          </w:pPr>
          <w:hyperlink w:anchor="_Toc510783445" w:history="1">
            <w:r w:rsidR="009F068F" w:rsidRPr="002654B9">
              <w:rPr>
                <w:rStyle w:val="Hyperlink"/>
                <w:rFonts w:ascii="Verdana" w:hAnsi="Verdana"/>
                <w:noProof/>
              </w:rPr>
              <w:t>1.3</w:t>
            </w:r>
            <w:r w:rsidR="009F068F">
              <w:rPr>
                <w:rFonts w:eastAsiaTheme="minorEastAsia"/>
                <w:noProof/>
                <w:lang w:eastAsia="de-DE"/>
              </w:rPr>
              <w:tab/>
            </w:r>
            <w:r w:rsidR="009F068F" w:rsidRPr="002654B9">
              <w:rPr>
                <w:rStyle w:val="Hyperlink"/>
                <w:rFonts w:ascii="Verdana" w:hAnsi="Verdana"/>
                <w:noProof/>
              </w:rPr>
              <w:t>Projektziel</w:t>
            </w:r>
            <w:r w:rsidR="009F068F">
              <w:rPr>
                <w:noProof/>
                <w:webHidden/>
              </w:rPr>
              <w:tab/>
            </w:r>
            <w:r w:rsidR="009F068F">
              <w:rPr>
                <w:noProof/>
                <w:webHidden/>
              </w:rPr>
              <w:fldChar w:fldCharType="begin"/>
            </w:r>
            <w:r w:rsidR="009F068F">
              <w:rPr>
                <w:noProof/>
                <w:webHidden/>
              </w:rPr>
              <w:instrText xml:space="preserve"> PAGEREF _Toc510783445 \h </w:instrText>
            </w:r>
            <w:r w:rsidR="009F068F">
              <w:rPr>
                <w:noProof/>
                <w:webHidden/>
              </w:rPr>
            </w:r>
            <w:r w:rsidR="009F068F">
              <w:rPr>
                <w:noProof/>
                <w:webHidden/>
              </w:rPr>
              <w:fldChar w:fldCharType="separate"/>
            </w:r>
            <w:r w:rsidR="006D2647">
              <w:rPr>
                <w:noProof/>
                <w:webHidden/>
              </w:rPr>
              <w:t>2</w:t>
            </w:r>
            <w:r w:rsidR="009F068F">
              <w:rPr>
                <w:noProof/>
                <w:webHidden/>
              </w:rPr>
              <w:fldChar w:fldCharType="end"/>
            </w:r>
          </w:hyperlink>
        </w:p>
        <w:p w14:paraId="7794F7FA" w14:textId="7405395A" w:rsidR="009F068F" w:rsidRDefault="001F6472">
          <w:pPr>
            <w:pStyle w:val="Verzeichnis3"/>
            <w:tabs>
              <w:tab w:val="left" w:pos="1100"/>
              <w:tab w:val="right" w:leader="dot" w:pos="9062"/>
            </w:tabs>
            <w:rPr>
              <w:rFonts w:eastAsiaTheme="minorEastAsia"/>
              <w:noProof/>
              <w:lang w:eastAsia="de-DE"/>
            </w:rPr>
          </w:pPr>
          <w:hyperlink w:anchor="_Toc510783446" w:history="1">
            <w:r w:rsidR="009F068F" w:rsidRPr="002654B9">
              <w:rPr>
                <w:rStyle w:val="Hyperlink"/>
                <w:rFonts w:ascii="Verdana" w:hAnsi="Verdana"/>
                <w:noProof/>
              </w:rPr>
              <w:t>1.4</w:t>
            </w:r>
            <w:r w:rsidR="009F068F">
              <w:rPr>
                <w:rFonts w:eastAsiaTheme="minorEastAsia"/>
                <w:noProof/>
                <w:lang w:eastAsia="de-DE"/>
              </w:rPr>
              <w:tab/>
            </w:r>
            <w:r w:rsidR="009F068F" w:rsidRPr="002654B9">
              <w:rPr>
                <w:rStyle w:val="Hyperlink"/>
                <w:rFonts w:ascii="Verdana" w:hAnsi="Verdana"/>
                <w:noProof/>
              </w:rPr>
              <w:t>Projektabgrenzung</w:t>
            </w:r>
            <w:r w:rsidR="009F068F">
              <w:rPr>
                <w:noProof/>
                <w:webHidden/>
              </w:rPr>
              <w:tab/>
            </w:r>
            <w:r w:rsidR="009F068F">
              <w:rPr>
                <w:noProof/>
                <w:webHidden/>
              </w:rPr>
              <w:fldChar w:fldCharType="begin"/>
            </w:r>
            <w:r w:rsidR="009F068F">
              <w:rPr>
                <w:noProof/>
                <w:webHidden/>
              </w:rPr>
              <w:instrText xml:space="preserve"> PAGEREF _Toc510783446 \h </w:instrText>
            </w:r>
            <w:r w:rsidR="009F068F">
              <w:rPr>
                <w:noProof/>
                <w:webHidden/>
              </w:rPr>
            </w:r>
            <w:r w:rsidR="009F068F">
              <w:rPr>
                <w:noProof/>
                <w:webHidden/>
              </w:rPr>
              <w:fldChar w:fldCharType="separate"/>
            </w:r>
            <w:r w:rsidR="006D2647">
              <w:rPr>
                <w:noProof/>
                <w:webHidden/>
              </w:rPr>
              <w:t>3</w:t>
            </w:r>
            <w:r w:rsidR="009F068F">
              <w:rPr>
                <w:noProof/>
                <w:webHidden/>
              </w:rPr>
              <w:fldChar w:fldCharType="end"/>
            </w:r>
          </w:hyperlink>
        </w:p>
        <w:p w14:paraId="28FA29DB" w14:textId="5A570DE4" w:rsidR="009F068F" w:rsidRDefault="001F6472">
          <w:pPr>
            <w:pStyle w:val="Verzeichnis2"/>
            <w:tabs>
              <w:tab w:val="left" w:pos="660"/>
              <w:tab w:val="right" w:leader="dot" w:pos="9062"/>
            </w:tabs>
            <w:rPr>
              <w:rFonts w:eastAsiaTheme="minorEastAsia"/>
              <w:noProof/>
              <w:lang w:eastAsia="de-DE"/>
            </w:rPr>
          </w:pPr>
          <w:hyperlink w:anchor="_Toc510783447" w:history="1">
            <w:r w:rsidR="009F068F" w:rsidRPr="002654B9">
              <w:rPr>
                <w:rStyle w:val="Hyperlink"/>
                <w:rFonts w:ascii="Verdana" w:hAnsi="Verdana"/>
                <w:noProof/>
              </w:rPr>
              <w:t>2</w:t>
            </w:r>
            <w:r w:rsidR="009F068F">
              <w:rPr>
                <w:rFonts w:eastAsiaTheme="minorEastAsia"/>
                <w:noProof/>
                <w:lang w:eastAsia="de-DE"/>
              </w:rPr>
              <w:tab/>
            </w:r>
            <w:r w:rsidR="009F068F" w:rsidRPr="002654B9">
              <w:rPr>
                <w:rStyle w:val="Hyperlink"/>
                <w:rFonts w:ascii="Verdana" w:hAnsi="Verdana"/>
                <w:noProof/>
              </w:rPr>
              <w:t>Ablauf- und Ressourcenplanung</w:t>
            </w:r>
            <w:r w:rsidR="009F068F">
              <w:rPr>
                <w:noProof/>
                <w:webHidden/>
              </w:rPr>
              <w:tab/>
            </w:r>
            <w:r w:rsidR="009F068F">
              <w:rPr>
                <w:noProof/>
                <w:webHidden/>
              </w:rPr>
              <w:fldChar w:fldCharType="begin"/>
            </w:r>
            <w:r w:rsidR="009F068F">
              <w:rPr>
                <w:noProof/>
                <w:webHidden/>
              </w:rPr>
              <w:instrText xml:space="preserve"> PAGEREF _Toc510783447 \h </w:instrText>
            </w:r>
            <w:r w:rsidR="009F068F">
              <w:rPr>
                <w:noProof/>
                <w:webHidden/>
              </w:rPr>
            </w:r>
            <w:r w:rsidR="009F068F">
              <w:rPr>
                <w:noProof/>
                <w:webHidden/>
              </w:rPr>
              <w:fldChar w:fldCharType="separate"/>
            </w:r>
            <w:r w:rsidR="006D2647">
              <w:rPr>
                <w:noProof/>
                <w:webHidden/>
              </w:rPr>
              <w:t>4</w:t>
            </w:r>
            <w:r w:rsidR="009F068F">
              <w:rPr>
                <w:noProof/>
                <w:webHidden/>
              </w:rPr>
              <w:fldChar w:fldCharType="end"/>
            </w:r>
          </w:hyperlink>
        </w:p>
        <w:p w14:paraId="2024901A" w14:textId="5F7C8FFC" w:rsidR="009F068F" w:rsidRDefault="001F6472">
          <w:pPr>
            <w:pStyle w:val="Verzeichnis3"/>
            <w:tabs>
              <w:tab w:val="left" w:pos="1100"/>
              <w:tab w:val="right" w:leader="dot" w:pos="9062"/>
            </w:tabs>
            <w:rPr>
              <w:rFonts w:eastAsiaTheme="minorEastAsia"/>
              <w:noProof/>
              <w:lang w:eastAsia="de-DE"/>
            </w:rPr>
          </w:pPr>
          <w:hyperlink w:anchor="_Toc510783448" w:history="1">
            <w:r w:rsidR="009F068F" w:rsidRPr="002654B9">
              <w:rPr>
                <w:rStyle w:val="Hyperlink"/>
                <w:rFonts w:ascii="Verdana" w:hAnsi="Verdana"/>
                <w:noProof/>
              </w:rPr>
              <w:t>2.1</w:t>
            </w:r>
            <w:r w:rsidR="009F068F">
              <w:rPr>
                <w:rFonts w:eastAsiaTheme="minorEastAsia"/>
                <w:noProof/>
                <w:lang w:eastAsia="de-DE"/>
              </w:rPr>
              <w:tab/>
            </w:r>
            <w:r w:rsidR="009F068F" w:rsidRPr="002654B9">
              <w:rPr>
                <w:rStyle w:val="Hyperlink"/>
                <w:rFonts w:ascii="Verdana" w:hAnsi="Verdana"/>
                <w:noProof/>
              </w:rPr>
              <w:t>Konzeptentwicklung</w:t>
            </w:r>
            <w:r w:rsidR="009F068F">
              <w:rPr>
                <w:noProof/>
                <w:webHidden/>
              </w:rPr>
              <w:tab/>
            </w:r>
            <w:r w:rsidR="009F068F">
              <w:rPr>
                <w:noProof/>
                <w:webHidden/>
              </w:rPr>
              <w:fldChar w:fldCharType="begin"/>
            </w:r>
            <w:r w:rsidR="009F068F">
              <w:rPr>
                <w:noProof/>
                <w:webHidden/>
              </w:rPr>
              <w:instrText xml:space="preserve"> PAGEREF _Toc510783448 \h </w:instrText>
            </w:r>
            <w:r w:rsidR="009F068F">
              <w:rPr>
                <w:noProof/>
                <w:webHidden/>
              </w:rPr>
            </w:r>
            <w:r w:rsidR="009F068F">
              <w:rPr>
                <w:noProof/>
                <w:webHidden/>
              </w:rPr>
              <w:fldChar w:fldCharType="separate"/>
            </w:r>
            <w:r w:rsidR="006D2647">
              <w:rPr>
                <w:noProof/>
                <w:webHidden/>
              </w:rPr>
              <w:t>4</w:t>
            </w:r>
            <w:r w:rsidR="009F068F">
              <w:rPr>
                <w:noProof/>
                <w:webHidden/>
              </w:rPr>
              <w:fldChar w:fldCharType="end"/>
            </w:r>
          </w:hyperlink>
        </w:p>
        <w:p w14:paraId="35B8EB3F" w14:textId="21A73B0F" w:rsidR="009F068F" w:rsidRDefault="001F6472">
          <w:pPr>
            <w:pStyle w:val="Verzeichnis3"/>
            <w:tabs>
              <w:tab w:val="left" w:pos="1100"/>
              <w:tab w:val="right" w:leader="dot" w:pos="9062"/>
            </w:tabs>
            <w:rPr>
              <w:rFonts w:eastAsiaTheme="minorEastAsia"/>
              <w:noProof/>
              <w:lang w:eastAsia="de-DE"/>
            </w:rPr>
          </w:pPr>
          <w:hyperlink w:anchor="_Toc510783449" w:history="1">
            <w:r w:rsidR="009F068F" w:rsidRPr="002654B9">
              <w:rPr>
                <w:rStyle w:val="Hyperlink"/>
                <w:rFonts w:ascii="Verdana" w:hAnsi="Verdana"/>
                <w:noProof/>
              </w:rPr>
              <w:t>2.2</w:t>
            </w:r>
            <w:r w:rsidR="009F068F">
              <w:rPr>
                <w:rFonts w:eastAsiaTheme="minorEastAsia"/>
                <w:noProof/>
                <w:lang w:eastAsia="de-DE"/>
              </w:rPr>
              <w:tab/>
            </w:r>
            <w:r w:rsidR="009F068F" w:rsidRPr="002654B9">
              <w:rPr>
                <w:rStyle w:val="Hyperlink"/>
                <w:rFonts w:ascii="Verdana" w:hAnsi="Verdana"/>
                <w:noProof/>
              </w:rPr>
              <w:t>Ressourcenplanung</w:t>
            </w:r>
            <w:r w:rsidR="009F068F">
              <w:rPr>
                <w:noProof/>
                <w:webHidden/>
              </w:rPr>
              <w:tab/>
            </w:r>
            <w:r w:rsidR="009F068F">
              <w:rPr>
                <w:noProof/>
                <w:webHidden/>
              </w:rPr>
              <w:fldChar w:fldCharType="begin"/>
            </w:r>
            <w:r w:rsidR="009F068F">
              <w:rPr>
                <w:noProof/>
                <w:webHidden/>
              </w:rPr>
              <w:instrText xml:space="preserve"> PAGEREF _Toc510783449 \h </w:instrText>
            </w:r>
            <w:r w:rsidR="009F068F">
              <w:rPr>
                <w:noProof/>
                <w:webHidden/>
              </w:rPr>
            </w:r>
            <w:r w:rsidR="009F068F">
              <w:rPr>
                <w:noProof/>
                <w:webHidden/>
              </w:rPr>
              <w:fldChar w:fldCharType="separate"/>
            </w:r>
            <w:r w:rsidR="006D2647">
              <w:rPr>
                <w:noProof/>
                <w:webHidden/>
              </w:rPr>
              <w:t>4</w:t>
            </w:r>
            <w:r w:rsidR="009F068F">
              <w:rPr>
                <w:noProof/>
                <w:webHidden/>
              </w:rPr>
              <w:fldChar w:fldCharType="end"/>
            </w:r>
          </w:hyperlink>
        </w:p>
        <w:p w14:paraId="12259366" w14:textId="10D3A259" w:rsidR="009F068F" w:rsidRDefault="001F6472">
          <w:pPr>
            <w:pStyle w:val="Verzeichnis3"/>
            <w:tabs>
              <w:tab w:val="left" w:pos="1100"/>
              <w:tab w:val="right" w:leader="dot" w:pos="9062"/>
            </w:tabs>
            <w:rPr>
              <w:rFonts w:eastAsiaTheme="minorEastAsia"/>
              <w:noProof/>
              <w:lang w:eastAsia="de-DE"/>
            </w:rPr>
          </w:pPr>
          <w:hyperlink w:anchor="_Toc510783450" w:history="1">
            <w:r w:rsidR="009F068F" w:rsidRPr="002654B9">
              <w:rPr>
                <w:rStyle w:val="Hyperlink"/>
                <w:rFonts w:ascii="Verdana" w:hAnsi="Verdana"/>
                <w:noProof/>
              </w:rPr>
              <w:t>2.3</w:t>
            </w:r>
            <w:r w:rsidR="009F068F">
              <w:rPr>
                <w:rFonts w:eastAsiaTheme="minorEastAsia"/>
                <w:noProof/>
                <w:lang w:eastAsia="de-DE"/>
              </w:rPr>
              <w:tab/>
            </w:r>
            <w:r w:rsidR="009F068F" w:rsidRPr="002654B9">
              <w:rPr>
                <w:rStyle w:val="Hyperlink"/>
                <w:rFonts w:ascii="Verdana" w:hAnsi="Verdana"/>
                <w:noProof/>
              </w:rPr>
              <w:t>Projektphasen</w:t>
            </w:r>
            <w:r w:rsidR="009F068F">
              <w:rPr>
                <w:noProof/>
                <w:webHidden/>
              </w:rPr>
              <w:tab/>
            </w:r>
            <w:r w:rsidR="009F068F">
              <w:rPr>
                <w:noProof/>
                <w:webHidden/>
              </w:rPr>
              <w:fldChar w:fldCharType="begin"/>
            </w:r>
            <w:r w:rsidR="009F068F">
              <w:rPr>
                <w:noProof/>
                <w:webHidden/>
              </w:rPr>
              <w:instrText xml:space="preserve"> PAGEREF _Toc510783450 \h </w:instrText>
            </w:r>
            <w:r w:rsidR="009F068F">
              <w:rPr>
                <w:noProof/>
                <w:webHidden/>
              </w:rPr>
            </w:r>
            <w:r w:rsidR="009F068F">
              <w:rPr>
                <w:noProof/>
                <w:webHidden/>
              </w:rPr>
              <w:fldChar w:fldCharType="separate"/>
            </w:r>
            <w:r w:rsidR="006D2647">
              <w:rPr>
                <w:noProof/>
                <w:webHidden/>
              </w:rPr>
              <w:t>5</w:t>
            </w:r>
            <w:r w:rsidR="009F068F">
              <w:rPr>
                <w:noProof/>
                <w:webHidden/>
              </w:rPr>
              <w:fldChar w:fldCharType="end"/>
            </w:r>
          </w:hyperlink>
        </w:p>
        <w:p w14:paraId="46947CC8" w14:textId="25B816FB" w:rsidR="009F068F" w:rsidRDefault="001F6472">
          <w:pPr>
            <w:pStyle w:val="Verzeichnis3"/>
            <w:tabs>
              <w:tab w:val="left" w:pos="1100"/>
              <w:tab w:val="right" w:leader="dot" w:pos="9062"/>
            </w:tabs>
            <w:rPr>
              <w:rFonts w:eastAsiaTheme="minorEastAsia"/>
              <w:noProof/>
              <w:lang w:eastAsia="de-DE"/>
            </w:rPr>
          </w:pPr>
          <w:hyperlink w:anchor="_Toc510783451" w:history="1">
            <w:r w:rsidR="009F068F" w:rsidRPr="002654B9">
              <w:rPr>
                <w:rStyle w:val="Hyperlink"/>
                <w:rFonts w:ascii="Verdana" w:hAnsi="Verdana"/>
                <w:noProof/>
              </w:rPr>
              <w:t>2.4</w:t>
            </w:r>
            <w:r w:rsidR="009F068F">
              <w:rPr>
                <w:rFonts w:eastAsiaTheme="minorEastAsia"/>
                <w:noProof/>
                <w:lang w:eastAsia="de-DE"/>
              </w:rPr>
              <w:tab/>
            </w:r>
            <w:r w:rsidR="009F068F" w:rsidRPr="002654B9">
              <w:rPr>
                <w:rStyle w:val="Hyperlink"/>
                <w:rFonts w:ascii="Verdana" w:hAnsi="Verdana"/>
                <w:noProof/>
              </w:rPr>
              <w:t xml:space="preserve">Zeitlicher Ablauf </w:t>
            </w:r>
            <w:r w:rsidR="009F068F" w:rsidRPr="002654B9">
              <w:rPr>
                <w:rStyle w:val="Hyperlink"/>
                <w:rFonts w:ascii="Calibri" w:hAnsi="Calibri" w:cs="Calibri"/>
                <w:noProof/>
              </w:rPr>
              <w:t>−</w:t>
            </w:r>
            <w:r w:rsidR="009F068F" w:rsidRPr="002654B9">
              <w:rPr>
                <w:rStyle w:val="Hyperlink"/>
                <w:rFonts w:ascii="Verdana" w:hAnsi="Verdana"/>
                <w:noProof/>
              </w:rPr>
              <w:t xml:space="preserve"> Gantt-Diagramm</w:t>
            </w:r>
            <w:r w:rsidR="009F068F">
              <w:rPr>
                <w:noProof/>
                <w:webHidden/>
              </w:rPr>
              <w:tab/>
            </w:r>
            <w:r w:rsidR="009F068F">
              <w:rPr>
                <w:noProof/>
                <w:webHidden/>
              </w:rPr>
              <w:fldChar w:fldCharType="begin"/>
            </w:r>
            <w:r w:rsidR="009F068F">
              <w:rPr>
                <w:noProof/>
                <w:webHidden/>
              </w:rPr>
              <w:instrText xml:space="preserve"> PAGEREF _Toc510783451 \h </w:instrText>
            </w:r>
            <w:r w:rsidR="009F068F">
              <w:rPr>
                <w:noProof/>
                <w:webHidden/>
              </w:rPr>
            </w:r>
            <w:r w:rsidR="009F068F">
              <w:rPr>
                <w:noProof/>
                <w:webHidden/>
              </w:rPr>
              <w:fldChar w:fldCharType="separate"/>
            </w:r>
            <w:r w:rsidR="006D2647">
              <w:rPr>
                <w:noProof/>
                <w:webHidden/>
              </w:rPr>
              <w:t>6</w:t>
            </w:r>
            <w:r w:rsidR="009F068F">
              <w:rPr>
                <w:noProof/>
                <w:webHidden/>
              </w:rPr>
              <w:fldChar w:fldCharType="end"/>
            </w:r>
          </w:hyperlink>
        </w:p>
        <w:p w14:paraId="4983DE7F" w14:textId="69AEDA88" w:rsidR="009F068F" w:rsidRDefault="001F6472">
          <w:pPr>
            <w:pStyle w:val="Verzeichnis2"/>
            <w:tabs>
              <w:tab w:val="left" w:pos="660"/>
              <w:tab w:val="right" w:leader="dot" w:pos="9062"/>
            </w:tabs>
            <w:rPr>
              <w:rFonts w:eastAsiaTheme="minorEastAsia"/>
              <w:noProof/>
              <w:lang w:eastAsia="de-DE"/>
            </w:rPr>
          </w:pPr>
          <w:hyperlink w:anchor="_Toc510783452" w:history="1">
            <w:r w:rsidR="009F068F" w:rsidRPr="002654B9">
              <w:rPr>
                <w:rStyle w:val="Hyperlink"/>
                <w:rFonts w:ascii="Verdana" w:hAnsi="Verdana"/>
                <w:noProof/>
              </w:rPr>
              <w:t>3</w:t>
            </w:r>
            <w:r w:rsidR="009F068F">
              <w:rPr>
                <w:rFonts w:eastAsiaTheme="minorEastAsia"/>
                <w:noProof/>
                <w:lang w:eastAsia="de-DE"/>
              </w:rPr>
              <w:tab/>
            </w:r>
            <w:r w:rsidR="009F068F" w:rsidRPr="002654B9">
              <w:rPr>
                <w:rStyle w:val="Hyperlink"/>
                <w:rFonts w:ascii="Verdana" w:hAnsi="Verdana"/>
                <w:noProof/>
              </w:rPr>
              <w:t>Analysephase</w:t>
            </w:r>
            <w:r w:rsidR="009F068F">
              <w:rPr>
                <w:noProof/>
                <w:webHidden/>
              </w:rPr>
              <w:tab/>
            </w:r>
            <w:r w:rsidR="009F068F">
              <w:rPr>
                <w:noProof/>
                <w:webHidden/>
              </w:rPr>
              <w:fldChar w:fldCharType="begin"/>
            </w:r>
            <w:r w:rsidR="009F068F">
              <w:rPr>
                <w:noProof/>
                <w:webHidden/>
              </w:rPr>
              <w:instrText xml:space="preserve"> PAGEREF _Toc510783452 \h </w:instrText>
            </w:r>
            <w:r w:rsidR="009F068F">
              <w:rPr>
                <w:noProof/>
                <w:webHidden/>
              </w:rPr>
            </w:r>
            <w:r w:rsidR="009F068F">
              <w:rPr>
                <w:noProof/>
                <w:webHidden/>
              </w:rPr>
              <w:fldChar w:fldCharType="separate"/>
            </w:r>
            <w:r w:rsidR="006D2647">
              <w:rPr>
                <w:noProof/>
                <w:webHidden/>
              </w:rPr>
              <w:t>7</w:t>
            </w:r>
            <w:r w:rsidR="009F068F">
              <w:rPr>
                <w:noProof/>
                <w:webHidden/>
              </w:rPr>
              <w:fldChar w:fldCharType="end"/>
            </w:r>
          </w:hyperlink>
        </w:p>
        <w:p w14:paraId="62FB7FCF" w14:textId="1E5C2215" w:rsidR="009F068F" w:rsidRDefault="001F6472">
          <w:pPr>
            <w:pStyle w:val="Verzeichnis3"/>
            <w:tabs>
              <w:tab w:val="left" w:pos="1100"/>
              <w:tab w:val="right" w:leader="dot" w:pos="9062"/>
            </w:tabs>
            <w:rPr>
              <w:rFonts w:eastAsiaTheme="minorEastAsia"/>
              <w:noProof/>
              <w:lang w:eastAsia="de-DE"/>
            </w:rPr>
          </w:pPr>
          <w:hyperlink w:anchor="_Toc510783453" w:history="1">
            <w:r w:rsidR="009F068F" w:rsidRPr="002654B9">
              <w:rPr>
                <w:rStyle w:val="Hyperlink"/>
                <w:rFonts w:ascii="Verdana" w:hAnsi="Verdana"/>
                <w:noProof/>
              </w:rPr>
              <w:t>3.1</w:t>
            </w:r>
            <w:r w:rsidR="009F068F">
              <w:rPr>
                <w:rFonts w:eastAsiaTheme="minorEastAsia"/>
                <w:noProof/>
                <w:lang w:eastAsia="de-DE"/>
              </w:rPr>
              <w:tab/>
            </w:r>
            <w:r w:rsidR="009F068F" w:rsidRPr="002654B9">
              <w:rPr>
                <w:rStyle w:val="Hyperlink"/>
                <w:rFonts w:ascii="Verdana" w:hAnsi="Verdana"/>
                <w:noProof/>
              </w:rPr>
              <w:t>Ist-Analyse</w:t>
            </w:r>
            <w:r w:rsidR="009F068F">
              <w:rPr>
                <w:noProof/>
                <w:webHidden/>
              </w:rPr>
              <w:tab/>
            </w:r>
            <w:r w:rsidR="009F068F">
              <w:rPr>
                <w:noProof/>
                <w:webHidden/>
              </w:rPr>
              <w:fldChar w:fldCharType="begin"/>
            </w:r>
            <w:r w:rsidR="009F068F">
              <w:rPr>
                <w:noProof/>
                <w:webHidden/>
              </w:rPr>
              <w:instrText xml:space="preserve"> PAGEREF _Toc510783453 \h </w:instrText>
            </w:r>
            <w:r w:rsidR="009F068F">
              <w:rPr>
                <w:noProof/>
                <w:webHidden/>
              </w:rPr>
            </w:r>
            <w:r w:rsidR="009F068F">
              <w:rPr>
                <w:noProof/>
                <w:webHidden/>
              </w:rPr>
              <w:fldChar w:fldCharType="separate"/>
            </w:r>
            <w:r w:rsidR="006D2647">
              <w:rPr>
                <w:noProof/>
                <w:webHidden/>
              </w:rPr>
              <w:t>7</w:t>
            </w:r>
            <w:r w:rsidR="009F068F">
              <w:rPr>
                <w:noProof/>
                <w:webHidden/>
              </w:rPr>
              <w:fldChar w:fldCharType="end"/>
            </w:r>
          </w:hyperlink>
        </w:p>
        <w:p w14:paraId="65630196" w14:textId="083C2DA6" w:rsidR="009F068F" w:rsidRDefault="001F6472">
          <w:pPr>
            <w:pStyle w:val="Verzeichnis3"/>
            <w:tabs>
              <w:tab w:val="left" w:pos="1100"/>
              <w:tab w:val="right" w:leader="dot" w:pos="9062"/>
            </w:tabs>
            <w:rPr>
              <w:rFonts w:eastAsiaTheme="minorEastAsia"/>
              <w:noProof/>
              <w:lang w:eastAsia="de-DE"/>
            </w:rPr>
          </w:pPr>
          <w:hyperlink w:anchor="_Toc510783454" w:history="1">
            <w:r w:rsidR="009F068F" w:rsidRPr="002654B9">
              <w:rPr>
                <w:rStyle w:val="Hyperlink"/>
                <w:rFonts w:ascii="Verdana" w:hAnsi="Verdana"/>
                <w:noProof/>
              </w:rPr>
              <w:t>3.2</w:t>
            </w:r>
            <w:r w:rsidR="009F068F">
              <w:rPr>
                <w:rFonts w:eastAsiaTheme="minorEastAsia"/>
                <w:noProof/>
                <w:lang w:eastAsia="de-DE"/>
              </w:rPr>
              <w:tab/>
            </w:r>
            <w:r w:rsidR="009F068F" w:rsidRPr="002654B9">
              <w:rPr>
                <w:rStyle w:val="Hyperlink"/>
                <w:rFonts w:ascii="Verdana" w:hAnsi="Verdana"/>
                <w:noProof/>
              </w:rPr>
              <w:t>Was ist zur Erfüllung der Zielsetzung erforderlich?</w:t>
            </w:r>
            <w:r w:rsidR="009F068F">
              <w:rPr>
                <w:noProof/>
                <w:webHidden/>
              </w:rPr>
              <w:tab/>
            </w:r>
            <w:r w:rsidR="009F068F">
              <w:rPr>
                <w:noProof/>
                <w:webHidden/>
              </w:rPr>
              <w:fldChar w:fldCharType="begin"/>
            </w:r>
            <w:r w:rsidR="009F068F">
              <w:rPr>
                <w:noProof/>
                <w:webHidden/>
              </w:rPr>
              <w:instrText xml:space="preserve"> PAGEREF _Toc510783454 \h </w:instrText>
            </w:r>
            <w:r w:rsidR="009F068F">
              <w:rPr>
                <w:noProof/>
                <w:webHidden/>
              </w:rPr>
            </w:r>
            <w:r w:rsidR="009F068F">
              <w:rPr>
                <w:noProof/>
                <w:webHidden/>
              </w:rPr>
              <w:fldChar w:fldCharType="separate"/>
            </w:r>
            <w:r w:rsidR="006D2647">
              <w:rPr>
                <w:noProof/>
                <w:webHidden/>
              </w:rPr>
              <w:t>8</w:t>
            </w:r>
            <w:r w:rsidR="009F068F">
              <w:rPr>
                <w:noProof/>
                <w:webHidden/>
              </w:rPr>
              <w:fldChar w:fldCharType="end"/>
            </w:r>
          </w:hyperlink>
        </w:p>
        <w:p w14:paraId="2240CC15" w14:textId="05A5291B" w:rsidR="009F068F" w:rsidRDefault="001F6472">
          <w:pPr>
            <w:pStyle w:val="Verzeichnis3"/>
            <w:tabs>
              <w:tab w:val="left" w:pos="1100"/>
              <w:tab w:val="right" w:leader="dot" w:pos="9062"/>
            </w:tabs>
            <w:rPr>
              <w:rFonts w:eastAsiaTheme="minorEastAsia"/>
              <w:noProof/>
              <w:lang w:eastAsia="de-DE"/>
            </w:rPr>
          </w:pPr>
          <w:hyperlink w:anchor="_Toc510783455" w:history="1">
            <w:r w:rsidR="009F068F" w:rsidRPr="002654B9">
              <w:rPr>
                <w:rStyle w:val="Hyperlink"/>
                <w:rFonts w:ascii="Verdana" w:hAnsi="Verdana"/>
                <w:noProof/>
              </w:rPr>
              <w:t>3.3</w:t>
            </w:r>
            <w:r w:rsidR="009F068F">
              <w:rPr>
                <w:rFonts w:eastAsiaTheme="minorEastAsia"/>
                <w:noProof/>
                <w:lang w:eastAsia="de-DE"/>
              </w:rPr>
              <w:tab/>
            </w:r>
            <w:r w:rsidR="009F068F" w:rsidRPr="002654B9">
              <w:rPr>
                <w:rStyle w:val="Hyperlink"/>
                <w:rFonts w:ascii="Verdana" w:hAnsi="Verdana"/>
                <w:noProof/>
              </w:rPr>
              <w:t>Wirtschaftlichkeitsanalyse</w:t>
            </w:r>
            <w:r w:rsidR="009F068F">
              <w:rPr>
                <w:noProof/>
                <w:webHidden/>
              </w:rPr>
              <w:tab/>
            </w:r>
            <w:r w:rsidR="009F068F">
              <w:rPr>
                <w:noProof/>
                <w:webHidden/>
              </w:rPr>
              <w:fldChar w:fldCharType="begin"/>
            </w:r>
            <w:r w:rsidR="009F068F">
              <w:rPr>
                <w:noProof/>
                <w:webHidden/>
              </w:rPr>
              <w:instrText xml:space="preserve"> PAGEREF _Toc510783455 \h </w:instrText>
            </w:r>
            <w:r w:rsidR="009F068F">
              <w:rPr>
                <w:noProof/>
                <w:webHidden/>
              </w:rPr>
            </w:r>
            <w:r w:rsidR="009F068F">
              <w:rPr>
                <w:noProof/>
                <w:webHidden/>
              </w:rPr>
              <w:fldChar w:fldCharType="separate"/>
            </w:r>
            <w:r w:rsidR="006D2647">
              <w:rPr>
                <w:noProof/>
                <w:webHidden/>
              </w:rPr>
              <w:t>9</w:t>
            </w:r>
            <w:r w:rsidR="009F068F">
              <w:rPr>
                <w:noProof/>
                <w:webHidden/>
              </w:rPr>
              <w:fldChar w:fldCharType="end"/>
            </w:r>
          </w:hyperlink>
        </w:p>
        <w:p w14:paraId="2AE20D62" w14:textId="5FCFE954" w:rsidR="009F068F" w:rsidRDefault="001F6472">
          <w:pPr>
            <w:pStyle w:val="Verzeichnis3"/>
            <w:tabs>
              <w:tab w:val="left" w:pos="1320"/>
              <w:tab w:val="right" w:leader="dot" w:pos="9062"/>
            </w:tabs>
            <w:rPr>
              <w:rFonts w:eastAsiaTheme="minorEastAsia"/>
              <w:noProof/>
              <w:lang w:eastAsia="de-DE"/>
            </w:rPr>
          </w:pPr>
          <w:hyperlink w:anchor="_Toc510783456" w:history="1">
            <w:r w:rsidR="009F068F" w:rsidRPr="002654B9">
              <w:rPr>
                <w:rStyle w:val="Hyperlink"/>
                <w:rFonts w:ascii="Verdana" w:hAnsi="Verdana"/>
                <w:noProof/>
              </w:rPr>
              <w:t>3.3.1</w:t>
            </w:r>
            <w:r w:rsidR="009F068F">
              <w:rPr>
                <w:rFonts w:eastAsiaTheme="minorEastAsia"/>
                <w:noProof/>
                <w:lang w:eastAsia="de-DE"/>
              </w:rPr>
              <w:tab/>
            </w:r>
            <w:r w:rsidR="009F068F" w:rsidRPr="002654B9">
              <w:rPr>
                <w:rStyle w:val="Hyperlink"/>
                <w:rFonts w:ascii="Verdana" w:hAnsi="Verdana"/>
                <w:noProof/>
              </w:rPr>
              <w:t>Make-or-Buy-Entscheidung</w:t>
            </w:r>
            <w:r w:rsidR="009F068F">
              <w:rPr>
                <w:noProof/>
                <w:webHidden/>
              </w:rPr>
              <w:tab/>
            </w:r>
            <w:r w:rsidR="009F068F">
              <w:rPr>
                <w:noProof/>
                <w:webHidden/>
              </w:rPr>
              <w:fldChar w:fldCharType="begin"/>
            </w:r>
            <w:r w:rsidR="009F068F">
              <w:rPr>
                <w:noProof/>
                <w:webHidden/>
              </w:rPr>
              <w:instrText xml:space="preserve"> PAGEREF _Toc510783456 \h </w:instrText>
            </w:r>
            <w:r w:rsidR="009F068F">
              <w:rPr>
                <w:noProof/>
                <w:webHidden/>
              </w:rPr>
            </w:r>
            <w:r w:rsidR="009F068F">
              <w:rPr>
                <w:noProof/>
                <w:webHidden/>
              </w:rPr>
              <w:fldChar w:fldCharType="separate"/>
            </w:r>
            <w:r w:rsidR="006D2647">
              <w:rPr>
                <w:noProof/>
                <w:webHidden/>
              </w:rPr>
              <w:t>9</w:t>
            </w:r>
            <w:r w:rsidR="009F068F">
              <w:rPr>
                <w:noProof/>
                <w:webHidden/>
              </w:rPr>
              <w:fldChar w:fldCharType="end"/>
            </w:r>
          </w:hyperlink>
        </w:p>
        <w:p w14:paraId="3D283494" w14:textId="4F541B04" w:rsidR="009F068F" w:rsidRDefault="001F6472">
          <w:pPr>
            <w:pStyle w:val="Verzeichnis3"/>
            <w:tabs>
              <w:tab w:val="left" w:pos="1320"/>
              <w:tab w:val="right" w:leader="dot" w:pos="9062"/>
            </w:tabs>
            <w:rPr>
              <w:rFonts w:eastAsiaTheme="minorEastAsia"/>
              <w:noProof/>
              <w:lang w:eastAsia="de-DE"/>
            </w:rPr>
          </w:pPr>
          <w:hyperlink w:anchor="_Toc510783457" w:history="1">
            <w:r w:rsidR="009F068F" w:rsidRPr="002654B9">
              <w:rPr>
                <w:rStyle w:val="Hyperlink"/>
                <w:rFonts w:ascii="Verdana" w:hAnsi="Verdana"/>
                <w:noProof/>
              </w:rPr>
              <w:t>3.3.2</w:t>
            </w:r>
            <w:r w:rsidR="009F068F">
              <w:rPr>
                <w:rFonts w:eastAsiaTheme="minorEastAsia"/>
                <w:noProof/>
                <w:lang w:eastAsia="de-DE"/>
              </w:rPr>
              <w:tab/>
            </w:r>
            <w:r w:rsidR="009F068F" w:rsidRPr="002654B9">
              <w:rPr>
                <w:rStyle w:val="Hyperlink"/>
                <w:rFonts w:ascii="Verdana" w:hAnsi="Verdana"/>
                <w:noProof/>
              </w:rPr>
              <w:t>Kosten</w:t>
            </w:r>
            <w:r w:rsidR="009F068F">
              <w:rPr>
                <w:noProof/>
                <w:webHidden/>
              </w:rPr>
              <w:tab/>
            </w:r>
            <w:r w:rsidR="009F068F">
              <w:rPr>
                <w:noProof/>
                <w:webHidden/>
              </w:rPr>
              <w:fldChar w:fldCharType="begin"/>
            </w:r>
            <w:r w:rsidR="009F068F">
              <w:rPr>
                <w:noProof/>
                <w:webHidden/>
              </w:rPr>
              <w:instrText xml:space="preserve"> PAGEREF _Toc510783457 \h </w:instrText>
            </w:r>
            <w:r w:rsidR="009F068F">
              <w:rPr>
                <w:noProof/>
                <w:webHidden/>
              </w:rPr>
            </w:r>
            <w:r w:rsidR="009F068F">
              <w:rPr>
                <w:noProof/>
                <w:webHidden/>
              </w:rPr>
              <w:fldChar w:fldCharType="separate"/>
            </w:r>
            <w:r w:rsidR="006D2647">
              <w:rPr>
                <w:noProof/>
                <w:webHidden/>
              </w:rPr>
              <w:t>9</w:t>
            </w:r>
            <w:r w:rsidR="009F068F">
              <w:rPr>
                <w:noProof/>
                <w:webHidden/>
              </w:rPr>
              <w:fldChar w:fldCharType="end"/>
            </w:r>
          </w:hyperlink>
        </w:p>
        <w:p w14:paraId="4A75F2A6" w14:textId="7546FA6E" w:rsidR="009F068F" w:rsidRDefault="001F6472">
          <w:pPr>
            <w:pStyle w:val="Verzeichnis3"/>
            <w:tabs>
              <w:tab w:val="left" w:pos="1320"/>
              <w:tab w:val="right" w:leader="dot" w:pos="9062"/>
            </w:tabs>
            <w:rPr>
              <w:rFonts w:eastAsiaTheme="minorEastAsia"/>
              <w:noProof/>
              <w:lang w:eastAsia="de-DE"/>
            </w:rPr>
          </w:pPr>
          <w:hyperlink w:anchor="_Toc510783458" w:history="1">
            <w:r w:rsidR="009F068F" w:rsidRPr="002654B9">
              <w:rPr>
                <w:rStyle w:val="Hyperlink"/>
                <w:rFonts w:ascii="Verdana" w:hAnsi="Verdana"/>
                <w:noProof/>
              </w:rPr>
              <w:t>3.3.3</w:t>
            </w:r>
            <w:r w:rsidR="009F068F">
              <w:rPr>
                <w:rFonts w:eastAsiaTheme="minorEastAsia"/>
                <w:noProof/>
                <w:lang w:eastAsia="de-DE"/>
              </w:rPr>
              <w:tab/>
            </w:r>
            <w:r w:rsidR="009F068F" w:rsidRPr="002654B9">
              <w:rPr>
                <w:rStyle w:val="Hyperlink"/>
                <w:rFonts w:ascii="Verdana" w:hAnsi="Verdana"/>
                <w:noProof/>
              </w:rPr>
              <w:t>Amortisation</w:t>
            </w:r>
            <w:r w:rsidR="009F068F">
              <w:rPr>
                <w:noProof/>
                <w:webHidden/>
              </w:rPr>
              <w:tab/>
            </w:r>
            <w:r w:rsidR="009F068F">
              <w:rPr>
                <w:noProof/>
                <w:webHidden/>
              </w:rPr>
              <w:fldChar w:fldCharType="begin"/>
            </w:r>
            <w:r w:rsidR="009F068F">
              <w:rPr>
                <w:noProof/>
                <w:webHidden/>
              </w:rPr>
              <w:instrText xml:space="preserve"> PAGEREF _Toc510783458 \h </w:instrText>
            </w:r>
            <w:r w:rsidR="009F068F">
              <w:rPr>
                <w:noProof/>
                <w:webHidden/>
              </w:rPr>
            </w:r>
            <w:r w:rsidR="009F068F">
              <w:rPr>
                <w:noProof/>
                <w:webHidden/>
              </w:rPr>
              <w:fldChar w:fldCharType="separate"/>
            </w:r>
            <w:r w:rsidR="006D2647">
              <w:rPr>
                <w:noProof/>
                <w:webHidden/>
              </w:rPr>
              <w:t>10</w:t>
            </w:r>
            <w:r w:rsidR="009F068F">
              <w:rPr>
                <w:noProof/>
                <w:webHidden/>
              </w:rPr>
              <w:fldChar w:fldCharType="end"/>
            </w:r>
          </w:hyperlink>
        </w:p>
        <w:p w14:paraId="29EA9ED3" w14:textId="563E35D9" w:rsidR="009F068F" w:rsidRDefault="001F6472">
          <w:pPr>
            <w:pStyle w:val="Verzeichnis2"/>
            <w:tabs>
              <w:tab w:val="left" w:pos="660"/>
              <w:tab w:val="right" w:leader="dot" w:pos="9062"/>
            </w:tabs>
            <w:rPr>
              <w:rFonts w:eastAsiaTheme="minorEastAsia"/>
              <w:noProof/>
              <w:lang w:eastAsia="de-DE"/>
            </w:rPr>
          </w:pPr>
          <w:hyperlink w:anchor="_Toc510783459" w:history="1">
            <w:r w:rsidR="009F068F" w:rsidRPr="002654B9">
              <w:rPr>
                <w:rStyle w:val="Hyperlink"/>
                <w:rFonts w:ascii="Verdana" w:hAnsi="Verdana"/>
                <w:noProof/>
              </w:rPr>
              <w:t>4</w:t>
            </w:r>
            <w:r w:rsidR="009F068F">
              <w:rPr>
                <w:rFonts w:eastAsiaTheme="minorEastAsia"/>
                <w:noProof/>
                <w:lang w:eastAsia="de-DE"/>
              </w:rPr>
              <w:tab/>
            </w:r>
            <w:r w:rsidR="009F068F" w:rsidRPr="002654B9">
              <w:rPr>
                <w:rStyle w:val="Hyperlink"/>
                <w:rFonts w:ascii="Verdana" w:hAnsi="Verdana"/>
                <w:noProof/>
              </w:rPr>
              <w:t>Entwurfsphase</w:t>
            </w:r>
            <w:r w:rsidR="009F068F">
              <w:rPr>
                <w:noProof/>
                <w:webHidden/>
              </w:rPr>
              <w:tab/>
            </w:r>
            <w:r w:rsidR="009F068F">
              <w:rPr>
                <w:noProof/>
                <w:webHidden/>
              </w:rPr>
              <w:fldChar w:fldCharType="begin"/>
            </w:r>
            <w:r w:rsidR="009F068F">
              <w:rPr>
                <w:noProof/>
                <w:webHidden/>
              </w:rPr>
              <w:instrText xml:space="preserve"> PAGEREF _Toc510783459 \h </w:instrText>
            </w:r>
            <w:r w:rsidR="009F068F">
              <w:rPr>
                <w:noProof/>
                <w:webHidden/>
              </w:rPr>
            </w:r>
            <w:r w:rsidR="009F068F">
              <w:rPr>
                <w:noProof/>
                <w:webHidden/>
              </w:rPr>
              <w:fldChar w:fldCharType="separate"/>
            </w:r>
            <w:r w:rsidR="006D2647">
              <w:rPr>
                <w:noProof/>
                <w:webHidden/>
              </w:rPr>
              <w:t>11</w:t>
            </w:r>
            <w:r w:rsidR="009F068F">
              <w:rPr>
                <w:noProof/>
                <w:webHidden/>
              </w:rPr>
              <w:fldChar w:fldCharType="end"/>
            </w:r>
          </w:hyperlink>
        </w:p>
        <w:p w14:paraId="28DBDA4C" w14:textId="689F17D9" w:rsidR="009F068F" w:rsidRDefault="001F6472">
          <w:pPr>
            <w:pStyle w:val="Verzeichnis3"/>
            <w:tabs>
              <w:tab w:val="left" w:pos="1100"/>
              <w:tab w:val="right" w:leader="dot" w:pos="9062"/>
            </w:tabs>
            <w:rPr>
              <w:rFonts w:eastAsiaTheme="minorEastAsia"/>
              <w:noProof/>
              <w:lang w:eastAsia="de-DE"/>
            </w:rPr>
          </w:pPr>
          <w:hyperlink w:anchor="_Toc510783460" w:history="1">
            <w:r w:rsidR="009F068F" w:rsidRPr="002654B9">
              <w:rPr>
                <w:rStyle w:val="Hyperlink"/>
                <w:rFonts w:ascii="Verdana" w:hAnsi="Verdana"/>
                <w:noProof/>
              </w:rPr>
              <w:t>4.1</w:t>
            </w:r>
            <w:r w:rsidR="009F068F">
              <w:rPr>
                <w:rFonts w:eastAsiaTheme="minorEastAsia"/>
                <w:noProof/>
                <w:lang w:eastAsia="de-DE"/>
              </w:rPr>
              <w:tab/>
            </w:r>
            <w:r w:rsidR="009F068F" w:rsidRPr="002654B9">
              <w:rPr>
                <w:rStyle w:val="Hyperlink"/>
                <w:rFonts w:ascii="Verdana" w:hAnsi="Verdana"/>
                <w:noProof/>
              </w:rPr>
              <w:t>Zielplattform</w:t>
            </w:r>
            <w:r w:rsidR="009F068F">
              <w:rPr>
                <w:noProof/>
                <w:webHidden/>
              </w:rPr>
              <w:tab/>
            </w:r>
            <w:r w:rsidR="009F068F">
              <w:rPr>
                <w:noProof/>
                <w:webHidden/>
              </w:rPr>
              <w:fldChar w:fldCharType="begin"/>
            </w:r>
            <w:r w:rsidR="009F068F">
              <w:rPr>
                <w:noProof/>
                <w:webHidden/>
              </w:rPr>
              <w:instrText xml:space="preserve"> PAGEREF _Toc510783460 \h </w:instrText>
            </w:r>
            <w:r w:rsidR="009F068F">
              <w:rPr>
                <w:noProof/>
                <w:webHidden/>
              </w:rPr>
            </w:r>
            <w:r w:rsidR="009F068F">
              <w:rPr>
                <w:noProof/>
                <w:webHidden/>
              </w:rPr>
              <w:fldChar w:fldCharType="separate"/>
            </w:r>
            <w:r w:rsidR="006D2647">
              <w:rPr>
                <w:noProof/>
                <w:webHidden/>
              </w:rPr>
              <w:t>11</w:t>
            </w:r>
            <w:r w:rsidR="009F068F">
              <w:rPr>
                <w:noProof/>
                <w:webHidden/>
              </w:rPr>
              <w:fldChar w:fldCharType="end"/>
            </w:r>
          </w:hyperlink>
        </w:p>
        <w:p w14:paraId="155260B1" w14:textId="7C484150" w:rsidR="009F068F" w:rsidRDefault="001F6472">
          <w:pPr>
            <w:pStyle w:val="Verzeichnis3"/>
            <w:tabs>
              <w:tab w:val="left" w:pos="1100"/>
              <w:tab w:val="right" w:leader="dot" w:pos="9062"/>
            </w:tabs>
            <w:rPr>
              <w:rFonts w:eastAsiaTheme="minorEastAsia"/>
              <w:noProof/>
              <w:lang w:eastAsia="de-DE"/>
            </w:rPr>
          </w:pPr>
          <w:hyperlink w:anchor="_Toc510783461" w:history="1">
            <w:r w:rsidR="009F068F" w:rsidRPr="002654B9">
              <w:rPr>
                <w:rStyle w:val="Hyperlink"/>
                <w:rFonts w:ascii="Verdana" w:hAnsi="Verdana"/>
                <w:noProof/>
              </w:rPr>
              <w:t>4.2</w:t>
            </w:r>
            <w:r w:rsidR="009F068F">
              <w:rPr>
                <w:rFonts w:eastAsiaTheme="minorEastAsia"/>
                <w:noProof/>
                <w:lang w:eastAsia="de-DE"/>
              </w:rPr>
              <w:tab/>
            </w:r>
            <w:r w:rsidR="009F068F" w:rsidRPr="002654B9">
              <w:rPr>
                <w:rStyle w:val="Hyperlink"/>
                <w:rFonts w:ascii="Verdana" w:hAnsi="Verdana"/>
                <w:noProof/>
              </w:rPr>
              <w:t>Architekturdesign</w:t>
            </w:r>
            <w:r w:rsidR="009F068F">
              <w:rPr>
                <w:noProof/>
                <w:webHidden/>
              </w:rPr>
              <w:tab/>
            </w:r>
            <w:r w:rsidR="009F068F">
              <w:rPr>
                <w:noProof/>
                <w:webHidden/>
              </w:rPr>
              <w:fldChar w:fldCharType="begin"/>
            </w:r>
            <w:r w:rsidR="009F068F">
              <w:rPr>
                <w:noProof/>
                <w:webHidden/>
              </w:rPr>
              <w:instrText xml:space="preserve"> PAGEREF _Toc510783461 \h </w:instrText>
            </w:r>
            <w:r w:rsidR="009F068F">
              <w:rPr>
                <w:noProof/>
                <w:webHidden/>
              </w:rPr>
            </w:r>
            <w:r w:rsidR="009F068F">
              <w:rPr>
                <w:noProof/>
                <w:webHidden/>
              </w:rPr>
              <w:fldChar w:fldCharType="separate"/>
            </w:r>
            <w:r w:rsidR="006D2647">
              <w:rPr>
                <w:noProof/>
                <w:webHidden/>
              </w:rPr>
              <w:t>11</w:t>
            </w:r>
            <w:r w:rsidR="009F068F">
              <w:rPr>
                <w:noProof/>
                <w:webHidden/>
              </w:rPr>
              <w:fldChar w:fldCharType="end"/>
            </w:r>
          </w:hyperlink>
        </w:p>
        <w:p w14:paraId="145419EE" w14:textId="11FB70B3" w:rsidR="009F068F" w:rsidRDefault="001F6472">
          <w:pPr>
            <w:pStyle w:val="Verzeichnis3"/>
            <w:tabs>
              <w:tab w:val="left" w:pos="1100"/>
              <w:tab w:val="right" w:leader="dot" w:pos="9062"/>
            </w:tabs>
            <w:rPr>
              <w:rFonts w:eastAsiaTheme="minorEastAsia"/>
              <w:noProof/>
              <w:lang w:eastAsia="de-DE"/>
            </w:rPr>
          </w:pPr>
          <w:hyperlink w:anchor="_Toc510783462" w:history="1">
            <w:r w:rsidR="009F068F" w:rsidRPr="002654B9">
              <w:rPr>
                <w:rStyle w:val="Hyperlink"/>
                <w:rFonts w:ascii="Verdana" w:hAnsi="Verdana"/>
                <w:noProof/>
              </w:rPr>
              <w:t>4.3</w:t>
            </w:r>
            <w:r w:rsidR="009F068F">
              <w:rPr>
                <w:rFonts w:eastAsiaTheme="minorEastAsia"/>
                <w:noProof/>
                <w:lang w:eastAsia="de-DE"/>
              </w:rPr>
              <w:tab/>
            </w:r>
            <w:r w:rsidR="009F068F" w:rsidRPr="002654B9">
              <w:rPr>
                <w:rStyle w:val="Hyperlink"/>
                <w:rFonts w:ascii="Verdana" w:hAnsi="Verdana"/>
                <w:noProof/>
              </w:rPr>
              <w:t>Programmablaufplan</w:t>
            </w:r>
            <w:r w:rsidR="009F068F">
              <w:rPr>
                <w:noProof/>
                <w:webHidden/>
              </w:rPr>
              <w:tab/>
            </w:r>
            <w:r w:rsidR="009F068F">
              <w:rPr>
                <w:noProof/>
                <w:webHidden/>
              </w:rPr>
              <w:fldChar w:fldCharType="begin"/>
            </w:r>
            <w:r w:rsidR="009F068F">
              <w:rPr>
                <w:noProof/>
                <w:webHidden/>
              </w:rPr>
              <w:instrText xml:space="preserve"> PAGEREF _Toc510783462 \h </w:instrText>
            </w:r>
            <w:r w:rsidR="009F068F">
              <w:rPr>
                <w:noProof/>
                <w:webHidden/>
              </w:rPr>
            </w:r>
            <w:r w:rsidR="009F068F">
              <w:rPr>
                <w:noProof/>
                <w:webHidden/>
              </w:rPr>
              <w:fldChar w:fldCharType="separate"/>
            </w:r>
            <w:r w:rsidR="006D2647">
              <w:rPr>
                <w:noProof/>
                <w:webHidden/>
              </w:rPr>
              <w:t>12</w:t>
            </w:r>
            <w:r w:rsidR="009F068F">
              <w:rPr>
                <w:noProof/>
                <w:webHidden/>
              </w:rPr>
              <w:fldChar w:fldCharType="end"/>
            </w:r>
          </w:hyperlink>
        </w:p>
        <w:p w14:paraId="797378B4" w14:textId="2971A265" w:rsidR="009F068F" w:rsidRDefault="001F6472">
          <w:pPr>
            <w:pStyle w:val="Verzeichnis3"/>
            <w:tabs>
              <w:tab w:val="left" w:pos="1100"/>
              <w:tab w:val="right" w:leader="dot" w:pos="9062"/>
            </w:tabs>
            <w:rPr>
              <w:rFonts w:eastAsiaTheme="minorEastAsia"/>
              <w:noProof/>
              <w:lang w:eastAsia="de-DE"/>
            </w:rPr>
          </w:pPr>
          <w:hyperlink w:anchor="_Toc510783463" w:history="1">
            <w:r w:rsidR="009F068F" w:rsidRPr="002654B9">
              <w:rPr>
                <w:rStyle w:val="Hyperlink"/>
                <w:rFonts w:ascii="Verdana" w:hAnsi="Verdana"/>
                <w:noProof/>
              </w:rPr>
              <w:t>4.4</w:t>
            </w:r>
            <w:r w:rsidR="009F068F">
              <w:rPr>
                <w:rFonts w:eastAsiaTheme="minorEastAsia"/>
                <w:noProof/>
                <w:lang w:eastAsia="de-DE"/>
              </w:rPr>
              <w:tab/>
            </w:r>
            <w:r w:rsidR="009F068F" w:rsidRPr="002654B9">
              <w:rPr>
                <w:rStyle w:val="Hyperlink"/>
                <w:rFonts w:ascii="Verdana" w:hAnsi="Verdana"/>
                <w:noProof/>
              </w:rPr>
              <w:t>Entwurf der Benutzeroberfläche</w:t>
            </w:r>
            <w:r w:rsidR="009F068F">
              <w:rPr>
                <w:noProof/>
                <w:webHidden/>
              </w:rPr>
              <w:tab/>
            </w:r>
            <w:r w:rsidR="009F068F">
              <w:rPr>
                <w:noProof/>
                <w:webHidden/>
              </w:rPr>
              <w:fldChar w:fldCharType="begin"/>
            </w:r>
            <w:r w:rsidR="009F068F">
              <w:rPr>
                <w:noProof/>
                <w:webHidden/>
              </w:rPr>
              <w:instrText xml:space="preserve"> PAGEREF _Toc510783463 \h </w:instrText>
            </w:r>
            <w:r w:rsidR="009F068F">
              <w:rPr>
                <w:noProof/>
                <w:webHidden/>
              </w:rPr>
            </w:r>
            <w:r w:rsidR="009F068F">
              <w:rPr>
                <w:noProof/>
                <w:webHidden/>
              </w:rPr>
              <w:fldChar w:fldCharType="separate"/>
            </w:r>
            <w:r w:rsidR="006D2647">
              <w:rPr>
                <w:noProof/>
                <w:webHidden/>
              </w:rPr>
              <w:t>13</w:t>
            </w:r>
            <w:r w:rsidR="009F068F">
              <w:rPr>
                <w:noProof/>
                <w:webHidden/>
              </w:rPr>
              <w:fldChar w:fldCharType="end"/>
            </w:r>
          </w:hyperlink>
        </w:p>
        <w:p w14:paraId="5DEA88E6" w14:textId="66698964" w:rsidR="009F068F" w:rsidRDefault="001F6472">
          <w:pPr>
            <w:pStyle w:val="Verzeichnis3"/>
            <w:tabs>
              <w:tab w:val="left" w:pos="1100"/>
              <w:tab w:val="right" w:leader="dot" w:pos="9062"/>
            </w:tabs>
            <w:rPr>
              <w:rFonts w:eastAsiaTheme="minorEastAsia"/>
              <w:noProof/>
              <w:lang w:eastAsia="de-DE"/>
            </w:rPr>
          </w:pPr>
          <w:hyperlink w:anchor="_Toc510783464" w:history="1">
            <w:r w:rsidR="009F068F" w:rsidRPr="002654B9">
              <w:rPr>
                <w:rStyle w:val="Hyperlink"/>
                <w:rFonts w:ascii="Verdana" w:hAnsi="Verdana"/>
                <w:noProof/>
              </w:rPr>
              <w:t>4.5</w:t>
            </w:r>
            <w:r w:rsidR="009F068F">
              <w:rPr>
                <w:rFonts w:eastAsiaTheme="minorEastAsia"/>
                <w:noProof/>
                <w:lang w:eastAsia="de-DE"/>
              </w:rPr>
              <w:tab/>
            </w:r>
            <w:r w:rsidR="009F068F" w:rsidRPr="002654B9">
              <w:rPr>
                <w:rStyle w:val="Hyperlink"/>
                <w:rFonts w:ascii="Verdana" w:hAnsi="Verdana"/>
                <w:noProof/>
              </w:rPr>
              <w:t>Datenmodell</w:t>
            </w:r>
            <w:r w:rsidR="009F068F">
              <w:rPr>
                <w:noProof/>
                <w:webHidden/>
              </w:rPr>
              <w:tab/>
            </w:r>
            <w:r w:rsidR="009F068F">
              <w:rPr>
                <w:noProof/>
                <w:webHidden/>
              </w:rPr>
              <w:fldChar w:fldCharType="begin"/>
            </w:r>
            <w:r w:rsidR="009F068F">
              <w:rPr>
                <w:noProof/>
                <w:webHidden/>
              </w:rPr>
              <w:instrText xml:space="preserve"> PAGEREF _Toc510783464 \h </w:instrText>
            </w:r>
            <w:r w:rsidR="009F068F">
              <w:rPr>
                <w:noProof/>
                <w:webHidden/>
              </w:rPr>
            </w:r>
            <w:r w:rsidR="009F068F">
              <w:rPr>
                <w:noProof/>
                <w:webHidden/>
              </w:rPr>
              <w:fldChar w:fldCharType="separate"/>
            </w:r>
            <w:r w:rsidR="006D2647">
              <w:rPr>
                <w:noProof/>
                <w:webHidden/>
              </w:rPr>
              <w:t>14</w:t>
            </w:r>
            <w:r w:rsidR="009F068F">
              <w:rPr>
                <w:noProof/>
                <w:webHidden/>
              </w:rPr>
              <w:fldChar w:fldCharType="end"/>
            </w:r>
          </w:hyperlink>
        </w:p>
        <w:p w14:paraId="0992D4F9" w14:textId="2103C623" w:rsidR="009F068F" w:rsidRDefault="001F6472">
          <w:pPr>
            <w:pStyle w:val="Verzeichnis3"/>
            <w:tabs>
              <w:tab w:val="left" w:pos="1100"/>
              <w:tab w:val="right" w:leader="dot" w:pos="9062"/>
            </w:tabs>
            <w:rPr>
              <w:rFonts w:eastAsiaTheme="minorEastAsia"/>
              <w:noProof/>
              <w:lang w:eastAsia="de-DE"/>
            </w:rPr>
          </w:pPr>
          <w:hyperlink w:anchor="_Toc510783465" w:history="1">
            <w:r w:rsidR="009F068F" w:rsidRPr="002654B9">
              <w:rPr>
                <w:rStyle w:val="Hyperlink"/>
                <w:rFonts w:ascii="Verdana" w:hAnsi="Verdana"/>
                <w:noProof/>
              </w:rPr>
              <w:t>4.6</w:t>
            </w:r>
            <w:r w:rsidR="009F068F">
              <w:rPr>
                <w:rFonts w:eastAsiaTheme="minorEastAsia"/>
                <w:noProof/>
                <w:lang w:eastAsia="de-DE"/>
              </w:rPr>
              <w:tab/>
            </w:r>
            <w:r w:rsidR="009F068F" w:rsidRPr="002654B9">
              <w:rPr>
                <w:rStyle w:val="Hyperlink"/>
                <w:rFonts w:ascii="Verdana" w:hAnsi="Verdana"/>
                <w:noProof/>
              </w:rPr>
              <w:t>Pflichtenheft</w:t>
            </w:r>
            <w:r w:rsidR="009F068F">
              <w:rPr>
                <w:noProof/>
                <w:webHidden/>
              </w:rPr>
              <w:tab/>
            </w:r>
            <w:r w:rsidR="009F068F">
              <w:rPr>
                <w:noProof/>
                <w:webHidden/>
              </w:rPr>
              <w:fldChar w:fldCharType="begin"/>
            </w:r>
            <w:r w:rsidR="009F068F">
              <w:rPr>
                <w:noProof/>
                <w:webHidden/>
              </w:rPr>
              <w:instrText xml:space="preserve"> PAGEREF _Toc510783465 \h </w:instrText>
            </w:r>
            <w:r w:rsidR="009F068F">
              <w:rPr>
                <w:noProof/>
                <w:webHidden/>
              </w:rPr>
            </w:r>
            <w:r w:rsidR="009F068F">
              <w:rPr>
                <w:noProof/>
                <w:webHidden/>
              </w:rPr>
              <w:fldChar w:fldCharType="separate"/>
            </w:r>
            <w:r w:rsidR="006D2647">
              <w:rPr>
                <w:noProof/>
                <w:webHidden/>
              </w:rPr>
              <w:t>14</w:t>
            </w:r>
            <w:r w:rsidR="009F068F">
              <w:rPr>
                <w:noProof/>
                <w:webHidden/>
              </w:rPr>
              <w:fldChar w:fldCharType="end"/>
            </w:r>
          </w:hyperlink>
        </w:p>
        <w:p w14:paraId="6100F9C5" w14:textId="0EC84E81" w:rsidR="009F068F" w:rsidRDefault="001F6472">
          <w:pPr>
            <w:pStyle w:val="Verzeichnis2"/>
            <w:tabs>
              <w:tab w:val="left" w:pos="660"/>
              <w:tab w:val="right" w:leader="dot" w:pos="9062"/>
            </w:tabs>
            <w:rPr>
              <w:rFonts w:eastAsiaTheme="minorEastAsia"/>
              <w:noProof/>
              <w:lang w:eastAsia="de-DE"/>
            </w:rPr>
          </w:pPr>
          <w:hyperlink w:anchor="_Toc510783466" w:history="1">
            <w:r w:rsidR="009F068F" w:rsidRPr="002654B9">
              <w:rPr>
                <w:rStyle w:val="Hyperlink"/>
                <w:rFonts w:ascii="Verdana" w:hAnsi="Verdana"/>
                <w:noProof/>
              </w:rPr>
              <w:t>5</w:t>
            </w:r>
            <w:r w:rsidR="009F068F">
              <w:rPr>
                <w:rFonts w:eastAsiaTheme="minorEastAsia"/>
                <w:noProof/>
                <w:lang w:eastAsia="de-DE"/>
              </w:rPr>
              <w:tab/>
            </w:r>
            <w:r w:rsidR="009F068F" w:rsidRPr="002654B9">
              <w:rPr>
                <w:rStyle w:val="Hyperlink"/>
                <w:rFonts w:ascii="Verdana" w:hAnsi="Verdana"/>
                <w:noProof/>
              </w:rPr>
              <w:t>Implementierungsphase</w:t>
            </w:r>
            <w:r w:rsidR="009F068F">
              <w:rPr>
                <w:noProof/>
                <w:webHidden/>
              </w:rPr>
              <w:tab/>
            </w:r>
            <w:r w:rsidR="009F068F">
              <w:rPr>
                <w:noProof/>
                <w:webHidden/>
              </w:rPr>
              <w:fldChar w:fldCharType="begin"/>
            </w:r>
            <w:r w:rsidR="009F068F">
              <w:rPr>
                <w:noProof/>
                <w:webHidden/>
              </w:rPr>
              <w:instrText xml:space="preserve"> PAGEREF _Toc510783466 \h </w:instrText>
            </w:r>
            <w:r w:rsidR="009F068F">
              <w:rPr>
                <w:noProof/>
                <w:webHidden/>
              </w:rPr>
            </w:r>
            <w:r w:rsidR="009F068F">
              <w:rPr>
                <w:noProof/>
                <w:webHidden/>
              </w:rPr>
              <w:fldChar w:fldCharType="separate"/>
            </w:r>
            <w:r w:rsidR="006D2647">
              <w:rPr>
                <w:noProof/>
                <w:webHidden/>
              </w:rPr>
              <w:t>15</w:t>
            </w:r>
            <w:r w:rsidR="009F068F">
              <w:rPr>
                <w:noProof/>
                <w:webHidden/>
              </w:rPr>
              <w:fldChar w:fldCharType="end"/>
            </w:r>
          </w:hyperlink>
        </w:p>
        <w:p w14:paraId="7D7AE5EF" w14:textId="65CDC104" w:rsidR="009F068F" w:rsidRDefault="001F6472">
          <w:pPr>
            <w:pStyle w:val="Verzeichnis3"/>
            <w:tabs>
              <w:tab w:val="left" w:pos="1100"/>
              <w:tab w:val="right" w:leader="dot" w:pos="9062"/>
            </w:tabs>
            <w:rPr>
              <w:rFonts w:eastAsiaTheme="minorEastAsia"/>
              <w:noProof/>
              <w:lang w:eastAsia="de-DE"/>
            </w:rPr>
          </w:pPr>
          <w:hyperlink w:anchor="_Toc510783467" w:history="1">
            <w:r w:rsidR="009F068F" w:rsidRPr="002654B9">
              <w:rPr>
                <w:rStyle w:val="Hyperlink"/>
                <w:rFonts w:ascii="Verdana" w:hAnsi="Verdana"/>
                <w:noProof/>
              </w:rPr>
              <w:t>5.1</w:t>
            </w:r>
            <w:r w:rsidR="009F068F">
              <w:rPr>
                <w:rFonts w:eastAsiaTheme="minorEastAsia"/>
                <w:noProof/>
                <w:lang w:eastAsia="de-DE"/>
              </w:rPr>
              <w:tab/>
            </w:r>
            <w:r w:rsidR="009F068F" w:rsidRPr="002654B9">
              <w:rPr>
                <w:rStyle w:val="Hyperlink"/>
                <w:rFonts w:ascii="Verdana" w:hAnsi="Verdana"/>
                <w:noProof/>
              </w:rPr>
              <w:t>Programmierumgebung</w:t>
            </w:r>
            <w:r w:rsidR="009F068F">
              <w:rPr>
                <w:noProof/>
                <w:webHidden/>
              </w:rPr>
              <w:tab/>
            </w:r>
            <w:r w:rsidR="009F068F">
              <w:rPr>
                <w:noProof/>
                <w:webHidden/>
              </w:rPr>
              <w:fldChar w:fldCharType="begin"/>
            </w:r>
            <w:r w:rsidR="009F068F">
              <w:rPr>
                <w:noProof/>
                <w:webHidden/>
              </w:rPr>
              <w:instrText xml:space="preserve"> PAGEREF _Toc510783467 \h </w:instrText>
            </w:r>
            <w:r w:rsidR="009F068F">
              <w:rPr>
                <w:noProof/>
                <w:webHidden/>
              </w:rPr>
            </w:r>
            <w:r w:rsidR="009F068F">
              <w:rPr>
                <w:noProof/>
                <w:webHidden/>
              </w:rPr>
              <w:fldChar w:fldCharType="separate"/>
            </w:r>
            <w:r w:rsidR="006D2647">
              <w:rPr>
                <w:noProof/>
                <w:webHidden/>
              </w:rPr>
              <w:t>15</w:t>
            </w:r>
            <w:r w:rsidR="009F068F">
              <w:rPr>
                <w:noProof/>
                <w:webHidden/>
              </w:rPr>
              <w:fldChar w:fldCharType="end"/>
            </w:r>
          </w:hyperlink>
        </w:p>
        <w:p w14:paraId="6ED40D30" w14:textId="4788ABB4" w:rsidR="009F068F" w:rsidRDefault="001F6472">
          <w:pPr>
            <w:pStyle w:val="Verzeichnis3"/>
            <w:tabs>
              <w:tab w:val="left" w:pos="1100"/>
              <w:tab w:val="right" w:leader="dot" w:pos="9062"/>
            </w:tabs>
            <w:rPr>
              <w:rFonts w:eastAsiaTheme="minorEastAsia"/>
              <w:noProof/>
              <w:lang w:eastAsia="de-DE"/>
            </w:rPr>
          </w:pPr>
          <w:hyperlink w:anchor="_Toc510783468" w:history="1">
            <w:r w:rsidR="009F068F" w:rsidRPr="002654B9">
              <w:rPr>
                <w:rStyle w:val="Hyperlink"/>
                <w:rFonts w:ascii="Verdana" w:hAnsi="Verdana"/>
                <w:noProof/>
              </w:rPr>
              <w:t>5.2</w:t>
            </w:r>
            <w:r w:rsidR="009F068F">
              <w:rPr>
                <w:rFonts w:eastAsiaTheme="minorEastAsia"/>
                <w:noProof/>
                <w:lang w:eastAsia="de-DE"/>
              </w:rPr>
              <w:tab/>
            </w:r>
            <w:r w:rsidR="009F068F" w:rsidRPr="002654B9">
              <w:rPr>
                <w:rStyle w:val="Hyperlink"/>
                <w:rFonts w:ascii="Verdana" w:hAnsi="Verdana"/>
                <w:noProof/>
              </w:rPr>
              <w:t>Implementierung der Datenstruktur</w:t>
            </w:r>
            <w:r w:rsidR="009F068F">
              <w:rPr>
                <w:noProof/>
                <w:webHidden/>
              </w:rPr>
              <w:tab/>
            </w:r>
            <w:r w:rsidR="009F068F">
              <w:rPr>
                <w:noProof/>
                <w:webHidden/>
              </w:rPr>
              <w:fldChar w:fldCharType="begin"/>
            </w:r>
            <w:r w:rsidR="009F068F">
              <w:rPr>
                <w:noProof/>
                <w:webHidden/>
              </w:rPr>
              <w:instrText xml:space="preserve"> PAGEREF _Toc510783468 \h </w:instrText>
            </w:r>
            <w:r w:rsidR="009F068F">
              <w:rPr>
                <w:noProof/>
                <w:webHidden/>
              </w:rPr>
            </w:r>
            <w:r w:rsidR="009F068F">
              <w:rPr>
                <w:noProof/>
                <w:webHidden/>
              </w:rPr>
              <w:fldChar w:fldCharType="separate"/>
            </w:r>
            <w:r w:rsidR="006D2647">
              <w:rPr>
                <w:noProof/>
                <w:webHidden/>
              </w:rPr>
              <w:t>15</w:t>
            </w:r>
            <w:r w:rsidR="009F068F">
              <w:rPr>
                <w:noProof/>
                <w:webHidden/>
              </w:rPr>
              <w:fldChar w:fldCharType="end"/>
            </w:r>
          </w:hyperlink>
        </w:p>
        <w:p w14:paraId="580AE4F2" w14:textId="0A01B55D" w:rsidR="009F068F" w:rsidRDefault="001F6472">
          <w:pPr>
            <w:pStyle w:val="Verzeichnis3"/>
            <w:tabs>
              <w:tab w:val="left" w:pos="1100"/>
              <w:tab w:val="right" w:leader="dot" w:pos="9062"/>
            </w:tabs>
            <w:rPr>
              <w:rFonts w:eastAsiaTheme="minorEastAsia"/>
              <w:noProof/>
              <w:lang w:eastAsia="de-DE"/>
            </w:rPr>
          </w:pPr>
          <w:hyperlink w:anchor="_Toc510783469" w:history="1">
            <w:r w:rsidR="009F068F" w:rsidRPr="002654B9">
              <w:rPr>
                <w:rStyle w:val="Hyperlink"/>
                <w:rFonts w:ascii="Verdana" w:hAnsi="Verdana"/>
                <w:noProof/>
              </w:rPr>
              <w:t>5.3</w:t>
            </w:r>
            <w:r w:rsidR="009F068F">
              <w:rPr>
                <w:rFonts w:eastAsiaTheme="minorEastAsia"/>
                <w:noProof/>
                <w:lang w:eastAsia="de-DE"/>
              </w:rPr>
              <w:tab/>
            </w:r>
            <w:r w:rsidR="009F068F" w:rsidRPr="002654B9">
              <w:rPr>
                <w:rStyle w:val="Hyperlink"/>
                <w:rFonts w:ascii="Verdana" w:hAnsi="Verdana"/>
                <w:noProof/>
              </w:rPr>
              <w:t>Implementierung der Benutzeroberfläche</w:t>
            </w:r>
            <w:r w:rsidR="009F068F">
              <w:rPr>
                <w:noProof/>
                <w:webHidden/>
              </w:rPr>
              <w:tab/>
            </w:r>
            <w:r w:rsidR="009F068F">
              <w:rPr>
                <w:noProof/>
                <w:webHidden/>
              </w:rPr>
              <w:fldChar w:fldCharType="begin"/>
            </w:r>
            <w:r w:rsidR="009F068F">
              <w:rPr>
                <w:noProof/>
                <w:webHidden/>
              </w:rPr>
              <w:instrText xml:space="preserve"> PAGEREF _Toc510783469 \h </w:instrText>
            </w:r>
            <w:r w:rsidR="009F068F">
              <w:rPr>
                <w:noProof/>
                <w:webHidden/>
              </w:rPr>
            </w:r>
            <w:r w:rsidR="009F068F">
              <w:rPr>
                <w:noProof/>
                <w:webHidden/>
              </w:rPr>
              <w:fldChar w:fldCharType="separate"/>
            </w:r>
            <w:r w:rsidR="006D2647">
              <w:rPr>
                <w:noProof/>
                <w:webHidden/>
              </w:rPr>
              <w:t>16</w:t>
            </w:r>
            <w:r w:rsidR="009F068F">
              <w:rPr>
                <w:noProof/>
                <w:webHidden/>
              </w:rPr>
              <w:fldChar w:fldCharType="end"/>
            </w:r>
          </w:hyperlink>
        </w:p>
        <w:p w14:paraId="34FDF128" w14:textId="128C1D64" w:rsidR="009F068F" w:rsidRDefault="001F6472">
          <w:pPr>
            <w:pStyle w:val="Verzeichnis3"/>
            <w:tabs>
              <w:tab w:val="left" w:pos="1100"/>
              <w:tab w:val="right" w:leader="dot" w:pos="9062"/>
            </w:tabs>
            <w:rPr>
              <w:rFonts w:eastAsiaTheme="minorEastAsia"/>
              <w:noProof/>
              <w:lang w:eastAsia="de-DE"/>
            </w:rPr>
          </w:pPr>
          <w:hyperlink w:anchor="_Toc510783470" w:history="1">
            <w:r w:rsidR="009F068F" w:rsidRPr="002654B9">
              <w:rPr>
                <w:rStyle w:val="Hyperlink"/>
                <w:rFonts w:ascii="Verdana" w:hAnsi="Verdana"/>
                <w:noProof/>
              </w:rPr>
              <w:t>5.4</w:t>
            </w:r>
            <w:r w:rsidR="009F068F">
              <w:rPr>
                <w:rFonts w:eastAsiaTheme="minorEastAsia"/>
                <w:noProof/>
                <w:lang w:eastAsia="de-DE"/>
              </w:rPr>
              <w:tab/>
            </w:r>
            <w:r w:rsidR="009F068F" w:rsidRPr="002654B9">
              <w:rPr>
                <w:rStyle w:val="Hyperlink"/>
                <w:rFonts w:ascii="Verdana" w:hAnsi="Verdana"/>
                <w:noProof/>
              </w:rPr>
              <w:t>Tests</w:t>
            </w:r>
            <w:r w:rsidR="009F068F">
              <w:rPr>
                <w:noProof/>
                <w:webHidden/>
              </w:rPr>
              <w:tab/>
            </w:r>
            <w:r w:rsidR="009F068F">
              <w:rPr>
                <w:noProof/>
                <w:webHidden/>
              </w:rPr>
              <w:fldChar w:fldCharType="begin"/>
            </w:r>
            <w:r w:rsidR="009F068F">
              <w:rPr>
                <w:noProof/>
                <w:webHidden/>
              </w:rPr>
              <w:instrText xml:space="preserve"> PAGEREF _Toc510783470 \h </w:instrText>
            </w:r>
            <w:r w:rsidR="009F068F">
              <w:rPr>
                <w:noProof/>
                <w:webHidden/>
              </w:rPr>
            </w:r>
            <w:r w:rsidR="009F068F">
              <w:rPr>
                <w:noProof/>
                <w:webHidden/>
              </w:rPr>
              <w:fldChar w:fldCharType="separate"/>
            </w:r>
            <w:r w:rsidR="006D2647">
              <w:rPr>
                <w:noProof/>
                <w:webHidden/>
              </w:rPr>
              <w:t>17</w:t>
            </w:r>
            <w:r w:rsidR="009F068F">
              <w:rPr>
                <w:noProof/>
                <w:webHidden/>
              </w:rPr>
              <w:fldChar w:fldCharType="end"/>
            </w:r>
          </w:hyperlink>
        </w:p>
        <w:p w14:paraId="0D194BD3" w14:textId="37A265D9" w:rsidR="009F068F" w:rsidRDefault="001F6472">
          <w:pPr>
            <w:pStyle w:val="Verzeichnis2"/>
            <w:tabs>
              <w:tab w:val="left" w:pos="660"/>
              <w:tab w:val="right" w:leader="dot" w:pos="9062"/>
            </w:tabs>
            <w:rPr>
              <w:rFonts w:eastAsiaTheme="minorEastAsia"/>
              <w:noProof/>
              <w:lang w:eastAsia="de-DE"/>
            </w:rPr>
          </w:pPr>
          <w:hyperlink w:anchor="_Toc510783471" w:history="1">
            <w:r w:rsidR="009F068F" w:rsidRPr="002654B9">
              <w:rPr>
                <w:rStyle w:val="Hyperlink"/>
                <w:rFonts w:ascii="Verdana" w:hAnsi="Verdana"/>
                <w:noProof/>
              </w:rPr>
              <w:t>6</w:t>
            </w:r>
            <w:r w:rsidR="009F068F">
              <w:rPr>
                <w:rFonts w:eastAsiaTheme="minorEastAsia"/>
                <w:noProof/>
                <w:lang w:eastAsia="de-DE"/>
              </w:rPr>
              <w:tab/>
            </w:r>
            <w:r w:rsidR="009F068F" w:rsidRPr="002654B9">
              <w:rPr>
                <w:rStyle w:val="Hyperlink"/>
                <w:rFonts w:ascii="Verdana" w:hAnsi="Verdana"/>
                <w:noProof/>
              </w:rPr>
              <w:t>Dokumentation</w:t>
            </w:r>
            <w:r w:rsidR="009F068F">
              <w:rPr>
                <w:noProof/>
                <w:webHidden/>
              </w:rPr>
              <w:tab/>
            </w:r>
            <w:r w:rsidR="009F068F">
              <w:rPr>
                <w:noProof/>
                <w:webHidden/>
              </w:rPr>
              <w:fldChar w:fldCharType="begin"/>
            </w:r>
            <w:r w:rsidR="009F068F">
              <w:rPr>
                <w:noProof/>
                <w:webHidden/>
              </w:rPr>
              <w:instrText xml:space="preserve"> PAGEREF _Toc510783471 \h </w:instrText>
            </w:r>
            <w:r w:rsidR="009F068F">
              <w:rPr>
                <w:noProof/>
                <w:webHidden/>
              </w:rPr>
            </w:r>
            <w:r w:rsidR="009F068F">
              <w:rPr>
                <w:noProof/>
                <w:webHidden/>
              </w:rPr>
              <w:fldChar w:fldCharType="separate"/>
            </w:r>
            <w:r w:rsidR="006D2647">
              <w:rPr>
                <w:noProof/>
                <w:webHidden/>
              </w:rPr>
              <w:t>18</w:t>
            </w:r>
            <w:r w:rsidR="009F068F">
              <w:rPr>
                <w:noProof/>
                <w:webHidden/>
              </w:rPr>
              <w:fldChar w:fldCharType="end"/>
            </w:r>
          </w:hyperlink>
        </w:p>
        <w:p w14:paraId="1E7E8B49" w14:textId="25CD3DF8" w:rsidR="009F068F" w:rsidRDefault="001F6472">
          <w:pPr>
            <w:pStyle w:val="Verzeichnis3"/>
            <w:tabs>
              <w:tab w:val="left" w:pos="1100"/>
              <w:tab w:val="right" w:leader="dot" w:pos="9062"/>
            </w:tabs>
            <w:rPr>
              <w:rFonts w:eastAsiaTheme="minorEastAsia"/>
              <w:noProof/>
              <w:lang w:eastAsia="de-DE"/>
            </w:rPr>
          </w:pPr>
          <w:hyperlink w:anchor="_Toc510783472" w:history="1">
            <w:r w:rsidR="009F068F" w:rsidRPr="002654B9">
              <w:rPr>
                <w:rStyle w:val="Hyperlink"/>
                <w:rFonts w:ascii="Verdana" w:hAnsi="Verdana"/>
                <w:noProof/>
              </w:rPr>
              <w:t>6.1</w:t>
            </w:r>
            <w:r w:rsidR="009F068F">
              <w:rPr>
                <w:rFonts w:eastAsiaTheme="minorEastAsia"/>
                <w:noProof/>
                <w:lang w:eastAsia="de-DE"/>
              </w:rPr>
              <w:tab/>
            </w:r>
            <w:r w:rsidR="009F068F" w:rsidRPr="002654B9">
              <w:rPr>
                <w:rStyle w:val="Hyperlink"/>
                <w:rFonts w:ascii="Verdana" w:hAnsi="Verdana"/>
                <w:noProof/>
              </w:rPr>
              <w:t>Projektdokumentation</w:t>
            </w:r>
            <w:r w:rsidR="009F068F">
              <w:rPr>
                <w:noProof/>
                <w:webHidden/>
              </w:rPr>
              <w:tab/>
            </w:r>
            <w:r w:rsidR="009F068F">
              <w:rPr>
                <w:noProof/>
                <w:webHidden/>
              </w:rPr>
              <w:fldChar w:fldCharType="begin"/>
            </w:r>
            <w:r w:rsidR="009F068F">
              <w:rPr>
                <w:noProof/>
                <w:webHidden/>
              </w:rPr>
              <w:instrText xml:space="preserve"> PAGEREF _Toc510783472 \h </w:instrText>
            </w:r>
            <w:r w:rsidR="009F068F">
              <w:rPr>
                <w:noProof/>
                <w:webHidden/>
              </w:rPr>
            </w:r>
            <w:r w:rsidR="009F068F">
              <w:rPr>
                <w:noProof/>
                <w:webHidden/>
              </w:rPr>
              <w:fldChar w:fldCharType="separate"/>
            </w:r>
            <w:r w:rsidR="006D2647">
              <w:rPr>
                <w:noProof/>
                <w:webHidden/>
              </w:rPr>
              <w:t>18</w:t>
            </w:r>
            <w:r w:rsidR="009F068F">
              <w:rPr>
                <w:noProof/>
                <w:webHidden/>
              </w:rPr>
              <w:fldChar w:fldCharType="end"/>
            </w:r>
          </w:hyperlink>
        </w:p>
        <w:p w14:paraId="77B23ABF" w14:textId="1A69DEA5" w:rsidR="009F068F" w:rsidRDefault="001F6472">
          <w:pPr>
            <w:pStyle w:val="Verzeichnis3"/>
            <w:tabs>
              <w:tab w:val="left" w:pos="1100"/>
              <w:tab w:val="right" w:leader="dot" w:pos="9062"/>
            </w:tabs>
            <w:rPr>
              <w:rFonts w:eastAsiaTheme="minorEastAsia"/>
              <w:noProof/>
              <w:lang w:eastAsia="de-DE"/>
            </w:rPr>
          </w:pPr>
          <w:hyperlink w:anchor="_Toc510783473" w:history="1">
            <w:r w:rsidR="009F068F" w:rsidRPr="002654B9">
              <w:rPr>
                <w:rStyle w:val="Hyperlink"/>
                <w:rFonts w:ascii="Verdana" w:hAnsi="Verdana"/>
                <w:noProof/>
              </w:rPr>
              <w:t>6.2</w:t>
            </w:r>
            <w:r w:rsidR="009F068F">
              <w:rPr>
                <w:rFonts w:eastAsiaTheme="minorEastAsia"/>
                <w:noProof/>
                <w:lang w:eastAsia="de-DE"/>
              </w:rPr>
              <w:tab/>
            </w:r>
            <w:r w:rsidR="009F068F" w:rsidRPr="002654B9">
              <w:rPr>
                <w:rStyle w:val="Hyperlink"/>
                <w:rFonts w:ascii="Verdana" w:hAnsi="Verdana"/>
                <w:noProof/>
              </w:rPr>
              <w:t>Entwicklerdokumentation</w:t>
            </w:r>
            <w:r w:rsidR="009F068F">
              <w:rPr>
                <w:noProof/>
                <w:webHidden/>
              </w:rPr>
              <w:tab/>
            </w:r>
            <w:r w:rsidR="009F068F">
              <w:rPr>
                <w:noProof/>
                <w:webHidden/>
              </w:rPr>
              <w:fldChar w:fldCharType="begin"/>
            </w:r>
            <w:r w:rsidR="009F068F">
              <w:rPr>
                <w:noProof/>
                <w:webHidden/>
              </w:rPr>
              <w:instrText xml:space="preserve"> PAGEREF _Toc510783473 \h </w:instrText>
            </w:r>
            <w:r w:rsidR="009F068F">
              <w:rPr>
                <w:noProof/>
                <w:webHidden/>
              </w:rPr>
            </w:r>
            <w:r w:rsidR="009F068F">
              <w:rPr>
                <w:noProof/>
                <w:webHidden/>
              </w:rPr>
              <w:fldChar w:fldCharType="separate"/>
            </w:r>
            <w:r w:rsidR="006D2647">
              <w:rPr>
                <w:noProof/>
                <w:webHidden/>
              </w:rPr>
              <w:t>18</w:t>
            </w:r>
            <w:r w:rsidR="009F068F">
              <w:rPr>
                <w:noProof/>
                <w:webHidden/>
              </w:rPr>
              <w:fldChar w:fldCharType="end"/>
            </w:r>
          </w:hyperlink>
        </w:p>
        <w:p w14:paraId="0B849951" w14:textId="0F756FB3" w:rsidR="009F068F" w:rsidRDefault="001F6472">
          <w:pPr>
            <w:pStyle w:val="Verzeichnis3"/>
            <w:tabs>
              <w:tab w:val="left" w:pos="1100"/>
              <w:tab w:val="right" w:leader="dot" w:pos="9062"/>
            </w:tabs>
            <w:rPr>
              <w:rFonts w:eastAsiaTheme="minorEastAsia"/>
              <w:noProof/>
              <w:lang w:eastAsia="de-DE"/>
            </w:rPr>
          </w:pPr>
          <w:hyperlink w:anchor="_Toc510783474" w:history="1">
            <w:r w:rsidR="009F068F" w:rsidRPr="002654B9">
              <w:rPr>
                <w:rStyle w:val="Hyperlink"/>
                <w:rFonts w:ascii="Verdana" w:hAnsi="Verdana"/>
                <w:noProof/>
              </w:rPr>
              <w:t>6.3</w:t>
            </w:r>
            <w:r w:rsidR="009F068F">
              <w:rPr>
                <w:rFonts w:eastAsiaTheme="minorEastAsia"/>
                <w:noProof/>
                <w:lang w:eastAsia="de-DE"/>
              </w:rPr>
              <w:tab/>
            </w:r>
            <w:r w:rsidR="009F068F" w:rsidRPr="002654B9">
              <w:rPr>
                <w:rStyle w:val="Hyperlink"/>
                <w:rFonts w:ascii="Verdana" w:hAnsi="Verdana"/>
                <w:noProof/>
              </w:rPr>
              <w:t>Kundendokumentation</w:t>
            </w:r>
            <w:r w:rsidR="009F068F">
              <w:rPr>
                <w:noProof/>
                <w:webHidden/>
              </w:rPr>
              <w:tab/>
            </w:r>
            <w:r w:rsidR="009F068F">
              <w:rPr>
                <w:noProof/>
                <w:webHidden/>
              </w:rPr>
              <w:fldChar w:fldCharType="begin"/>
            </w:r>
            <w:r w:rsidR="009F068F">
              <w:rPr>
                <w:noProof/>
                <w:webHidden/>
              </w:rPr>
              <w:instrText xml:space="preserve"> PAGEREF _Toc510783474 \h </w:instrText>
            </w:r>
            <w:r w:rsidR="009F068F">
              <w:rPr>
                <w:noProof/>
                <w:webHidden/>
              </w:rPr>
            </w:r>
            <w:r w:rsidR="009F068F">
              <w:rPr>
                <w:noProof/>
                <w:webHidden/>
              </w:rPr>
              <w:fldChar w:fldCharType="separate"/>
            </w:r>
            <w:r w:rsidR="006D2647">
              <w:rPr>
                <w:noProof/>
                <w:webHidden/>
              </w:rPr>
              <w:t>18</w:t>
            </w:r>
            <w:r w:rsidR="009F068F">
              <w:rPr>
                <w:noProof/>
                <w:webHidden/>
              </w:rPr>
              <w:fldChar w:fldCharType="end"/>
            </w:r>
          </w:hyperlink>
        </w:p>
        <w:p w14:paraId="78FA6980" w14:textId="7E7870AB" w:rsidR="009F068F" w:rsidRDefault="001F6472">
          <w:pPr>
            <w:pStyle w:val="Verzeichnis2"/>
            <w:tabs>
              <w:tab w:val="left" w:pos="660"/>
              <w:tab w:val="right" w:leader="dot" w:pos="9062"/>
            </w:tabs>
            <w:rPr>
              <w:rFonts w:eastAsiaTheme="minorEastAsia"/>
              <w:noProof/>
              <w:lang w:eastAsia="de-DE"/>
            </w:rPr>
          </w:pPr>
          <w:hyperlink w:anchor="_Toc510783475" w:history="1">
            <w:r w:rsidR="009F068F" w:rsidRPr="002654B9">
              <w:rPr>
                <w:rStyle w:val="Hyperlink"/>
                <w:rFonts w:ascii="Verdana" w:hAnsi="Verdana"/>
                <w:noProof/>
              </w:rPr>
              <w:t>7</w:t>
            </w:r>
            <w:r w:rsidR="009F068F">
              <w:rPr>
                <w:rFonts w:eastAsiaTheme="minorEastAsia"/>
                <w:noProof/>
                <w:lang w:eastAsia="de-DE"/>
              </w:rPr>
              <w:tab/>
            </w:r>
            <w:r w:rsidR="009F068F" w:rsidRPr="002654B9">
              <w:rPr>
                <w:rStyle w:val="Hyperlink"/>
                <w:rFonts w:ascii="Verdana" w:hAnsi="Verdana"/>
                <w:noProof/>
              </w:rPr>
              <w:t>Fazit</w:t>
            </w:r>
            <w:r w:rsidR="009F068F">
              <w:rPr>
                <w:noProof/>
                <w:webHidden/>
              </w:rPr>
              <w:tab/>
            </w:r>
            <w:r w:rsidR="009F068F">
              <w:rPr>
                <w:noProof/>
                <w:webHidden/>
              </w:rPr>
              <w:fldChar w:fldCharType="begin"/>
            </w:r>
            <w:r w:rsidR="009F068F">
              <w:rPr>
                <w:noProof/>
                <w:webHidden/>
              </w:rPr>
              <w:instrText xml:space="preserve"> PAGEREF _Toc510783475 \h </w:instrText>
            </w:r>
            <w:r w:rsidR="009F068F">
              <w:rPr>
                <w:noProof/>
                <w:webHidden/>
              </w:rPr>
            </w:r>
            <w:r w:rsidR="009F068F">
              <w:rPr>
                <w:noProof/>
                <w:webHidden/>
              </w:rPr>
              <w:fldChar w:fldCharType="separate"/>
            </w:r>
            <w:r w:rsidR="006D2647">
              <w:rPr>
                <w:noProof/>
                <w:webHidden/>
              </w:rPr>
              <w:t>19</w:t>
            </w:r>
            <w:r w:rsidR="009F068F">
              <w:rPr>
                <w:noProof/>
                <w:webHidden/>
              </w:rPr>
              <w:fldChar w:fldCharType="end"/>
            </w:r>
          </w:hyperlink>
        </w:p>
        <w:p w14:paraId="39AE52BB" w14:textId="7AED9439" w:rsidR="009F068F" w:rsidRDefault="001F6472">
          <w:pPr>
            <w:pStyle w:val="Verzeichnis3"/>
            <w:tabs>
              <w:tab w:val="left" w:pos="1100"/>
              <w:tab w:val="right" w:leader="dot" w:pos="9062"/>
            </w:tabs>
            <w:rPr>
              <w:rFonts w:eastAsiaTheme="minorEastAsia"/>
              <w:noProof/>
              <w:lang w:eastAsia="de-DE"/>
            </w:rPr>
          </w:pPr>
          <w:hyperlink w:anchor="_Toc510783476" w:history="1">
            <w:r w:rsidR="009F068F" w:rsidRPr="002654B9">
              <w:rPr>
                <w:rStyle w:val="Hyperlink"/>
                <w:rFonts w:ascii="Verdana" w:hAnsi="Verdana"/>
                <w:noProof/>
              </w:rPr>
              <w:t>7.1</w:t>
            </w:r>
            <w:r w:rsidR="009F068F">
              <w:rPr>
                <w:rFonts w:eastAsiaTheme="minorEastAsia"/>
                <w:noProof/>
                <w:lang w:eastAsia="de-DE"/>
              </w:rPr>
              <w:tab/>
            </w:r>
            <w:r w:rsidR="009F068F" w:rsidRPr="002654B9">
              <w:rPr>
                <w:rStyle w:val="Hyperlink"/>
                <w:rFonts w:ascii="Verdana" w:hAnsi="Verdana"/>
                <w:noProof/>
              </w:rPr>
              <w:t>Abnahme durch die Fachabteilung</w:t>
            </w:r>
            <w:r w:rsidR="009F068F">
              <w:rPr>
                <w:noProof/>
                <w:webHidden/>
              </w:rPr>
              <w:tab/>
            </w:r>
            <w:r w:rsidR="009F068F">
              <w:rPr>
                <w:noProof/>
                <w:webHidden/>
              </w:rPr>
              <w:fldChar w:fldCharType="begin"/>
            </w:r>
            <w:r w:rsidR="009F068F">
              <w:rPr>
                <w:noProof/>
                <w:webHidden/>
              </w:rPr>
              <w:instrText xml:space="preserve"> PAGEREF _Toc510783476 \h </w:instrText>
            </w:r>
            <w:r w:rsidR="009F068F">
              <w:rPr>
                <w:noProof/>
                <w:webHidden/>
              </w:rPr>
            </w:r>
            <w:r w:rsidR="009F068F">
              <w:rPr>
                <w:noProof/>
                <w:webHidden/>
              </w:rPr>
              <w:fldChar w:fldCharType="separate"/>
            </w:r>
            <w:r w:rsidR="006D2647">
              <w:rPr>
                <w:noProof/>
                <w:webHidden/>
              </w:rPr>
              <w:t>19</w:t>
            </w:r>
            <w:r w:rsidR="009F068F">
              <w:rPr>
                <w:noProof/>
                <w:webHidden/>
              </w:rPr>
              <w:fldChar w:fldCharType="end"/>
            </w:r>
          </w:hyperlink>
        </w:p>
        <w:p w14:paraId="6FA893E4" w14:textId="7BE74B68" w:rsidR="009F068F" w:rsidRDefault="001F6472">
          <w:pPr>
            <w:pStyle w:val="Verzeichnis3"/>
            <w:tabs>
              <w:tab w:val="left" w:pos="1100"/>
              <w:tab w:val="right" w:leader="dot" w:pos="9062"/>
            </w:tabs>
            <w:rPr>
              <w:rFonts w:eastAsiaTheme="minorEastAsia"/>
              <w:noProof/>
              <w:lang w:eastAsia="de-DE"/>
            </w:rPr>
          </w:pPr>
          <w:hyperlink w:anchor="_Toc510783477" w:history="1">
            <w:r w:rsidR="009F068F" w:rsidRPr="002654B9">
              <w:rPr>
                <w:rStyle w:val="Hyperlink"/>
                <w:rFonts w:ascii="Verdana" w:hAnsi="Verdana"/>
                <w:noProof/>
              </w:rPr>
              <w:t>7.2</w:t>
            </w:r>
            <w:r w:rsidR="009F068F">
              <w:rPr>
                <w:rFonts w:eastAsiaTheme="minorEastAsia"/>
                <w:noProof/>
                <w:lang w:eastAsia="de-DE"/>
              </w:rPr>
              <w:tab/>
            </w:r>
            <w:r w:rsidR="009F068F" w:rsidRPr="002654B9">
              <w:rPr>
                <w:rStyle w:val="Hyperlink"/>
                <w:rFonts w:ascii="Verdana" w:hAnsi="Verdana"/>
                <w:noProof/>
              </w:rPr>
              <w:t>Soll-/Ist-Vergleich</w:t>
            </w:r>
            <w:r w:rsidR="009F068F">
              <w:rPr>
                <w:noProof/>
                <w:webHidden/>
              </w:rPr>
              <w:tab/>
            </w:r>
            <w:r w:rsidR="009F068F">
              <w:rPr>
                <w:noProof/>
                <w:webHidden/>
              </w:rPr>
              <w:fldChar w:fldCharType="begin"/>
            </w:r>
            <w:r w:rsidR="009F068F">
              <w:rPr>
                <w:noProof/>
                <w:webHidden/>
              </w:rPr>
              <w:instrText xml:space="preserve"> PAGEREF _Toc510783477 \h </w:instrText>
            </w:r>
            <w:r w:rsidR="009F068F">
              <w:rPr>
                <w:noProof/>
                <w:webHidden/>
              </w:rPr>
            </w:r>
            <w:r w:rsidR="009F068F">
              <w:rPr>
                <w:noProof/>
                <w:webHidden/>
              </w:rPr>
              <w:fldChar w:fldCharType="separate"/>
            </w:r>
            <w:r w:rsidR="006D2647">
              <w:rPr>
                <w:noProof/>
                <w:webHidden/>
              </w:rPr>
              <w:t>19</w:t>
            </w:r>
            <w:r w:rsidR="009F068F">
              <w:rPr>
                <w:noProof/>
                <w:webHidden/>
              </w:rPr>
              <w:fldChar w:fldCharType="end"/>
            </w:r>
          </w:hyperlink>
        </w:p>
        <w:p w14:paraId="313E885E" w14:textId="2F0B22FE" w:rsidR="009F068F" w:rsidRDefault="001F6472">
          <w:pPr>
            <w:pStyle w:val="Verzeichnis1"/>
            <w:tabs>
              <w:tab w:val="right" w:leader="dot" w:pos="9062"/>
            </w:tabs>
            <w:rPr>
              <w:rFonts w:eastAsiaTheme="minorEastAsia"/>
              <w:noProof/>
              <w:lang w:eastAsia="de-DE"/>
            </w:rPr>
          </w:pPr>
          <w:hyperlink w:anchor="_Toc510783478" w:history="1">
            <w:r w:rsidR="009F068F" w:rsidRPr="002654B9">
              <w:rPr>
                <w:rStyle w:val="Hyperlink"/>
                <w:rFonts w:ascii="Verdana" w:hAnsi="Verdana"/>
                <w:noProof/>
              </w:rPr>
              <w:t>A1 Pflichtenheft (Auszug)</w:t>
            </w:r>
            <w:r w:rsidR="009F068F">
              <w:rPr>
                <w:noProof/>
                <w:webHidden/>
              </w:rPr>
              <w:tab/>
            </w:r>
            <w:r w:rsidR="009F068F">
              <w:rPr>
                <w:noProof/>
                <w:webHidden/>
              </w:rPr>
              <w:fldChar w:fldCharType="begin"/>
            </w:r>
            <w:r w:rsidR="009F068F">
              <w:rPr>
                <w:noProof/>
                <w:webHidden/>
              </w:rPr>
              <w:instrText xml:space="preserve"> PAGEREF _Toc510783478 \h </w:instrText>
            </w:r>
            <w:r w:rsidR="009F068F">
              <w:rPr>
                <w:noProof/>
                <w:webHidden/>
              </w:rPr>
            </w:r>
            <w:r w:rsidR="009F068F">
              <w:rPr>
                <w:noProof/>
                <w:webHidden/>
              </w:rPr>
              <w:fldChar w:fldCharType="separate"/>
            </w:r>
            <w:r w:rsidR="006D2647">
              <w:rPr>
                <w:noProof/>
                <w:webHidden/>
              </w:rPr>
              <w:t>20</w:t>
            </w:r>
            <w:r w:rsidR="009F068F">
              <w:rPr>
                <w:noProof/>
                <w:webHidden/>
              </w:rPr>
              <w:fldChar w:fldCharType="end"/>
            </w:r>
          </w:hyperlink>
        </w:p>
        <w:p w14:paraId="47023F69" w14:textId="0F57F2E7" w:rsidR="009F068F" w:rsidRDefault="001F6472">
          <w:pPr>
            <w:pStyle w:val="Verzeichnis1"/>
            <w:tabs>
              <w:tab w:val="right" w:leader="dot" w:pos="9062"/>
            </w:tabs>
            <w:rPr>
              <w:rFonts w:eastAsiaTheme="minorEastAsia"/>
              <w:noProof/>
              <w:lang w:eastAsia="de-DE"/>
            </w:rPr>
          </w:pPr>
          <w:hyperlink w:anchor="_Toc510783479" w:history="1">
            <w:r w:rsidR="009F068F" w:rsidRPr="002654B9">
              <w:rPr>
                <w:rStyle w:val="Hyperlink"/>
                <w:rFonts w:ascii="Verdana" w:hAnsi="Verdana"/>
                <w:noProof/>
              </w:rPr>
              <w:t>A2 Datenschutzbestimmungen</w:t>
            </w:r>
            <w:r w:rsidR="009F068F">
              <w:rPr>
                <w:noProof/>
                <w:webHidden/>
              </w:rPr>
              <w:tab/>
            </w:r>
            <w:r w:rsidR="009F068F">
              <w:rPr>
                <w:noProof/>
                <w:webHidden/>
              </w:rPr>
              <w:fldChar w:fldCharType="begin"/>
            </w:r>
            <w:r w:rsidR="009F068F">
              <w:rPr>
                <w:noProof/>
                <w:webHidden/>
              </w:rPr>
              <w:instrText xml:space="preserve"> PAGEREF _Toc510783479 \h </w:instrText>
            </w:r>
            <w:r w:rsidR="009F068F">
              <w:rPr>
                <w:noProof/>
                <w:webHidden/>
              </w:rPr>
            </w:r>
            <w:r w:rsidR="009F068F">
              <w:rPr>
                <w:noProof/>
                <w:webHidden/>
              </w:rPr>
              <w:fldChar w:fldCharType="separate"/>
            </w:r>
            <w:r w:rsidR="006D2647">
              <w:rPr>
                <w:noProof/>
                <w:webHidden/>
              </w:rPr>
              <w:t>21</w:t>
            </w:r>
            <w:r w:rsidR="009F068F">
              <w:rPr>
                <w:noProof/>
                <w:webHidden/>
              </w:rPr>
              <w:fldChar w:fldCharType="end"/>
            </w:r>
          </w:hyperlink>
        </w:p>
        <w:p w14:paraId="3C478100" w14:textId="0A0C17BA" w:rsidR="009F068F" w:rsidRDefault="001F6472">
          <w:pPr>
            <w:pStyle w:val="Verzeichnis1"/>
            <w:tabs>
              <w:tab w:val="right" w:leader="dot" w:pos="9062"/>
            </w:tabs>
            <w:rPr>
              <w:rFonts w:eastAsiaTheme="minorEastAsia"/>
              <w:noProof/>
              <w:lang w:eastAsia="de-DE"/>
            </w:rPr>
          </w:pPr>
          <w:hyperlink w:anchor="_Toc510783480" w:history="1">
            <w:r w:rsidR="009F068F" w:rsidRPr="002654B9">
              <w:rPr>
                <w:rStyle w:val="Hyperlink"/>
                <w:rFonts w:ascii="Verdana" w:hAnsi="Verdana"/>
                <w:noProof/>
              </w:rPr>
              <w:t>A3 Nutzungsbedingungen</w:t>
            </w:r>
            <w:r w:rsidR="009F068F">
              <w:rPr>
                <w:noProof/>
                <w:webHidden/>
              </w:rPr>
              <w:tab/>
            </w:r>
            <w:r w:rsidR="009F068F">
              <w:rPr>
                <w:noProof/>
                <w:webHidden/>
              </w:rPr>
              <w:fldChar w:fldCharType="begin"/>
            </w:r>
            <w:r w:rsidR="009F068F">
              <w:rPr>
                <w:noProof/>
                <w:webHidden/>
              </w:rPr>
              <w:instrText xml:space="preserve"> PAGEREF _Toc510783480 \h </w:instrText>
            </w:r>
            <w:r w:rsidR="009F068F">
              <w:rPr>
                <w:noProof/>
                <w:webHidden/>
              </w:rPr>
            </w:r>
            <w:r w:rsidR="009F068F">
              <w:rPr>
                <w:noProof/>
                <w:webHidden/>
              </w:rPr>
              <w:fldChar w:fldCharType="separate"/>
            </w:r>
            <w:r w:rsidR="006D2647">
              <w:rPr>
                <w:noProof/>
                <w:webHidden/>
              </w:rPr>
              <w:t>22</w:t>
            </w:r>
            <w:r w:rsidR="009F068F">
              <w:rPr>
                <w:noProof/>
                <w:webHidden/>
              </w:rPr>
              <w:fldChar w:fldCharType="end"/>
            </w:r>
          </w:hyperlink>
        </w:p>
        <w:p w14:paraId="1E2CBF62" w14:textId="79EE7ED2" w:rsidR="009F068F" w:rsidRDefault="001F6472">
          <w:pPr>
            <w:pStyle w:val="Verzeichnis1"/>
            <w:tabs>
              <w:tab w:val="right" w:leader="dot" w:pos="9062"/>
            </w:tabs>
            <w:rPr>
              <w:rFonts w:eastAsiaTheme="minorEastAsia"/>
              <w:noProof/>
              <w:lang w:eastAsia="de-DE"/>
            </w:rPr>
          </w:pPr>
          <w:hyperlink w:anchor="_Toc510783481" w:history="1">
            <w:r w:rsidR="009F068F" w:rsidRPr="002654B9">
              <w:rPr>
                <w:rStyle w:val="Hyperlink"/>
                <w:rFonts w:ascii="Verdana" w:hAnsi="Verdana"/>
                <w:noProof/>
              </w:rPr>
              <w:t>A4 Quellcode − Auszug</w:t>
            </w:r>
            <w:r w:rsidR="009F068F">
              <w:rPr>
                <w:noProof/>
                <w:webHidden/>
              </w:rPr>
              <w:tab/>
            </w:r>
            <w:r w:rsidR="009F068F">
              <w:rPr>
                <w:noProof/>
                <w:webHidden/>
              </w:rPr>
              <w:fldChar w:fldCharType="begin"/>
            </w:r>
            <w:r w:rsidR="009F068F">
              <w:rPr>
                <w:noProof/>
                <w:webHidden/>
              </w:rPr>
              <w:instrText xml:space="preserve"> PAGEREF _Toc510783481 \h </w:instrText>
            </w:r>
            <w:r w:rsidR="009F068F">
              <w:rPr>
                <w:noProof/>
                <w:webHidden/>
              </w:rPr>
            </w:r>
            <w:r w:rsidR="009F068F">
              <w:rPr>
                <w:noProof/>
                <w:webHidden/>
              </w:rPr>
              <w:fldChar w:fldCharType="separate"/>
            </w:r>
            <w:r w:rsidR="006D2647">
              <w:rPr>
                <w:noProof/>
                <w:webHidden/>
              </w:rPr>
              <w:t>23</w:t>
            </w:r>
            <w:r w:rsidR="009F068F">
              <w:rPr>
                <w:noProof/>
                <w:webHidden/>
              </w:rPr>
              <w:fldChar w:fldCharType="end"/>
            </w:r>
          </w:hyperlink>
        </w:p>
        <w:p w14:paraId="35B6D909" w14:textId="61C0A329" w:rsidR="009F068F" w:rsidRDefault="001F6472">
          <w:pPr>
            <w:pStyle w:val="Verzeichnis1"/>
            <w:tabs>
              <w:tab w:val="right" w:leader="dot" w:pos="9062"/>
            </w:tabs>
            <w:rPr>
              <w:rFonts w:eastAsiaTheme="minorEastAsia"/>
              <w:noProof/>
              <w:lang w:eastAsia="de-DE"/>
            </w:rPr>
          </w:pPr>
          <w:hyperlink w:anchor="_Toc510783482" w:history="1">
            <w:r w:rsidR="009F068F" w:rsidRPr="002654B9">
              <w:rPr>
                <w:rStyle w:val="Hyperlink"/>
                <w:rFonts w:ascii="Verdana" w:hAnsi="Verdana"/>
                <w:noProof/>
              </w:rPr>
              <w:t>A5 Migrations-Dateien – Auszug</w:t>
            </w:r>
            <w:r w:rsidR="009F068F">
              <w:rPr>
                <w:noProof/>
                <w:webHidden/>
              </w:rPr>
              <w:tab/>
            </w:r>
            <w:r w:rsidR="009F068F">
              <w:rPr>
                <w:noProof/>
                <w:webHidden/>
              </w:rPr>
              <w:fldChar w:fldCharType="begin"/>
            </w:r>
            <w:r w:rsidR="009F068F">
              <w:rPr>
                <w:noProof/>
                <w:webHidden/>
              </w:rPr>
              <w:instrText xml:space="preserve"> PAGEREF _Toc510783482 \h </w:instrText>
            </w:r>
            <w:r w:rsidR="009F068F">
              <w:rPr>
                <w:noProof/>
                <w:webHidden/>
              </w:rPr>
            </w:r>
            <w:r w:rsidR="009F068F">
              <w:rPr>
                <w:noProof/>
                <w:webHidden/>
              </w:rPr>
              <w:fldChar w:fldCharType="separate"/>
            </w:r>
            <w:r w:rsidR="006D2647">
              <w:rPr>
                <w:noProof/>
                <w:webHidden/>
              </w:rPr>
              <w:t>32</w:t>
            </w:r>
            <w:r w:rsidR="009F068F">
              <w:rPr>
                <w:noProof/>
                <w:webHidden/>
              </w:rPr>
              <w:fldChar w:fldCharType="end"/>
            </w:r>
          </w:hyperlink>
        </w:p>
        <w:p w14:paraId="42B0FE38" w14:textId="5CB86CA9" w:rsidR="009F068F" w:rsidRDefault="001F6472">
          <w:pPr>
            <w:pStyle w:val="Verzeichnis1"/>
            <w:tabs>
              <w:tab w:val="right" w:leader="dot" w:pos="9062"/>
            </w:tabs>
            <w:rPr>
              <w:rFonts w:eastAsiaTheme="minorEastAsia"/>
              <w:noProof/>
              <w:lang w:eastAsia="de-DE"/>
            </w:rPr>
          </w:pPr>
          <w:hyperlink w:anchor="_Toc510783483" w:history="1">
            <w:r w:rsidR="009F068F" w:rsidRPr="002654B9">
              <w:rPr>
                <w:rStyle w:val="Hyperlink"/>
                <w:rFonts w:ascii="Verdana" w:hAnsi="Verdana"/>
                <w:noProof/>
              </w:rPr>
              <w:t>A6 Benutzerdokumentation − Auszug</w:t>
            </w:r>
            <w:r w:rsidR="009F068F">
              <w:rPr>
                <w:noProof/>
                <w:webHidden/>
              </w:rPr>
              <w:tab/>
            </w:r>
            <w:r w:rsidR="009F068F">
              <w:rPr>
                <w:noProof/>
                <w:webHidden/>
              </w:rPr>
              <w:fldChar w:fldCharType="begin"/>
            </w:r>
            <w:r w:rsidR="009F068F">
              <w:rPr>
                <w:noProof/>
                <w:webHidden/>
              </w:rPr>
              <w:instrText xml:space="preserve"> PAGEREF _Toc510783483 \h </w:instrText>
            </w:r>
            <w:r w:rsidR="009F068F">
              <w:rPr>
                <w:noProof/>
                <w:webHidden/>
              </w:rPr>
            </w:r>
            <w:r w:rsidR="009F068F">
              <w:rPr>
                <w:noProof/>
                <w:webHidden/>
              </w:rPr>
              <w:fldChar w:fldCharType="separate"/>
            </w:r>
            <w:r w:rsidR="006D2647">
              <w:rPr>
                <w:noProof/>
                <w:webHidden/>
              </w:rPr>
              <w:t>34</w:t>
            </w:r>
            <w:r w:rsidR="009F068F">
              <w:rPr>
                <w:noProof/>
                <w:webHidden/>
              </w:rPr>
              <w:fldChar w:fldCharType="end"/>
            </w:r>
          </w:hyperlink>
        </w:p>
        <w:p w14:paraId="1B157CEB" w14:textId="2C530726" w:rsidR="009F068F" w:rsidRDefault="001F6472">
          <w:pPr>
            <w:pStyle w:val="Verzeichnis1"/>
            <w:tabs>
              <w:tab w:val="right" w:leader="dot" w:pos="9062"/>
            </w:tabs>
            <w:rPr>
              <w:rFonts w:eastAsiaTheme="minorEastAsia"/>
              <w:noProof/>
              <w:lang w:eastAsia="de-DE"/>
            </w:rPr>
          </w:pPr>
          <w:hyperlink w:anchor="_Toc510783484" w:history="1">
            <w:r w:rsidR="009F068F" w:rsidRPr="002654B9">
              <w:rPr>
                <w:rStyle w:val="Hyperlink"/>
                <w:rFonts w:ascii="Verdana" w:hAnsi="Verdana"/>
                <w:noProof/>
              </w:rPr>
              <w:t>A7 Tabellen-Modell</w:t>
            </w:r>
            <w:r w:rsidR="009F068F">
              <w:rPr>
                <w:noProof/>
                <w:webHidden/>
              </w:rPr>
              <w:tab/>
            </w:r>
            <w:r w:rsidR="009F068F">
              <w:rPr>
                <w:noProof/>
                <w:webHidden/>
              </w:rPr>
              <w:fldChar w:fldCharType="begin"/>
            </w:r>
            <w:r w:rsidR="009F068F">
              <w:rPr>
                <w:noProof/>
                <w:webHidden/>
              </w:rPr>
              <w:instrText xml:space="preserve"> PAGEREF _Toc510783484 \h </w:instrText>
            </w:r>
            <w:r w:rsidR="009F068F">
              <w:rPr>
                <w:noProof/>
                <w:webHidden/>
              </w:rPr>
            </w:r>
            <w:r w:rsidR="009F068F">
              <w:rPr>
                <w:noProof/>
                <w:webHidden/>
              </w:rPr>
              <w:fldChar w:fldCharType="separate"/>
            </w:r>
            <w:r w:rsidR="006D2647">
              <w:rPr>
                <w:noProof/>
                <w:webHidden/>
              </w:rPr>
              <w:t>37</w:t>
            </w:r>
            <w:r w:rsidR="009F068F">
              <w:rPr>
                <w:noProof/>
                <w:webHidden/>
              </w:rPr>
              <w:fldChar w:fldCharType="end"/>
            </w:r>
          </w:hyperlink>
        </w:p>
        <w:p w14:paraId="78F5B231" w14:textId="0471F5C8" w:rsidR="004C6F49" w:rsidRPr="004C6F49" w:rsidRDefault="00151D83">
          <w:pPr>
            <w:rPr>
              <w:rFonts w:ascii="Verdana" w:hAnsi="Verdana"/>
              <w:b/>
              <w:bCs/>
            </w:rPr>
            <w:sectPr w:rsidR="004C6F49" w:rsidRPr="004C6F49" w:rsidSect="0003063A">
              <w:headerReference w:type="default" r:id="rId11"/>
              <w:footerReference w:type="first" r:id="rId12"/>
              <w:pgSz w:w="11906" w:h="16838"/>
              <w:pgMar w:top="1417" w:right="1417" w:bottom="1134" w:left="1417" w:header="708" w:footer="708" w:gutter="0"/>
              <w:cols w:space="708"/>
              <w:titlePg/>
              <w:docGrid w:linePitch="360"/>
            </w:sectPr>
          </w:pPr>
          <w:r w:rsidRPr="000970A0">
            <w:rPr>
              <w:rFonts w:ascii="Verdana" w:hAnsi="Verdana"/>
              <w:b/>
              <w:bCs/>
            </w:rPr>
            <w:fldChar w:fldCharType="end"/>
          </w:r>
        </w:p>
      </w:sdtContent>
    </w:sdt>
    <w:p w14:paraId="71CE7944" w14:textId="39D66129" w:rsidR="00AE7043" w:rsidRDefault="00066EDF" w:rsidP="007C193E">
      <w:pPr>
        <w:pStyle w:val="berschrift2"/>
        <w:numPr>
          <w:ilvl w:val="0"/>
          <w:numId w:val="8"/>
        </w:numPr>
        <w:rPr>
          <w:rFonts w:ascii="Verdana" w:hAnsi="Verdana"/>
        </w:rPr>
      </w:pPr>
      <w:bookmarkStart w:id="2" w:name="_Toc510783442"/>
      <w:bookmarkStart w:id="3" w:name="_Hlk510780309"/>
      <w:r w:rsidRPr="000970A0">
        <w:rPr>
          <w:rFonts w:ascii="Verdana" w:hAnsi="Verdana"/>
        </w:rPr>
        <w:lastRenderedPageBreak/>
        <w:t>Einleitung</w:t>
      </w:r>
      <w:bookmarkEnd w:id="2"/>
    </w:p>
    <w:p w14:paraId="37BF1D5E" w14:textId="77777777" w:rsidR="00D00AB2" w:rsidRPr="00D00AB2" w:rsidRDefault="00D00AB2" w:rsidP="00D00AB2">
      <w:pPr>
        <w:pStyle w:val="Listenabsatz"/>
        <w:ind w:left="390"/>
      </w:pPr>
    </w:p>
    <w:p w14:paraId="75FFA1E7" w14:textId="2B091381" w:rsidR="00066EDF" w:rsidRDefault="00066EDF" w:rsidP="007C193E">
      <w:pPr>
        <w:pStyle w:val="berschrift3"/>
        <w:numPr>
          <w:ilvl w:val="1"/>
          <w:numId w:val="8"/>
        </w:numPr>
        <w:rPr>
          <w:rFonts w:ascii="Verdana" w:hAnsi="Verdana"/>
        </w:rPr>
      </w:pPr>
      <w:bookmarkStart w:id="4" w:name="_Toc510783443"/>
      <w:r w:rsidRPr="000970A0">
        <w:rPr>
          <w:rFonts w:ascii="Verdana" w:hAnsi="Verdana"/>
        </w:rPr>
        <w:t>Vorstellung</w:t>
      </w:r>
      <w:bookmarkEnd w:id="4"/>
    </w:p>
    <w:p w14:paraId="6694A865" w14:textId="77777777" w:rsidR="00FB7DF0" w:rsidRPr="000970A0" w:rsidRDefault="00FB7DF0" w:rsidP="00E96663">
      <w:pPr>
        <w:jc w:val="both"/>
        <w:rPr>
          <w:rFonts w:ascii="Verdana" w:hAnsi="Verdana"/>
        </w:rPr>
      </w:pPr>
      <w:r w:rsidRPr="000970A0">
        <w:rPr>
          <w:rFonts w:ascii="Verdana" w:hAnsi="Verdana"/>
        </w:rPr>
        <w:t>Diese Projektdokumentation schildert den Ablauf der IHK-Abschlussarbeit im Rahmen einer Ausbildung zum Fachinformatiker in der Fachrichtung Anwendungsentwicklung. Ausbilder ist die WBS TRAINING AG, Standort Mönchengladbach.</w:t>
      </w:r>
    </w:p>
    <w:p w14:paraId="700D1C5B" w14:textId="77777777" w:rsidR="00BA6C47" w:rsidRPr="000970A0" w:rsidRDefault="00FB7DF0" w:rsidP="00E96663">
      <w:pPr>
        <w:jc w:val="both"/>
        <w:rPr>
          <w:rFonts w:ascii="Verdana" w:hAnsi="Verdana"/>
        </w:rPr>
      </w:pPr>
      <w:r w:rsidRPr="000970A0">
        <w:rPr>
          <w:rFonts w:ascii="Verdana" w:hAnsi="Verdana"/>
        </w:rPr>
        <w:t xml:space="preserve">Das betriebliche Praktikum wird durchgeführt in dem Unternehmen </w:t>
      </w:r>
      <w:bookmarkStart w:id="5" w:name="_Hlk509911205"/>
      <w:r w:rsidRPr="000970A0">
        <w:rPr>
          <w:rFonts w:ascii="Verdana" w:hAnsi="Verdana"/>
        </w:rPr>
        <w:t>DEKRA Media GmbH</w:t>
      </w:r>
      <w:r w:rsidR="00BA6C47" w:rsidRPr="000970A0">
        <w:rPr>
          <w:rFonts w:ascii="Verdana" w:hAnsi="Verdana"/>
        </w:rPr>
        <w:t xml:space="preserve"> </w:t>
      </w:r>
      <w:bookmarkEnd w:id="5"/>
      <w:r w:rsidR="00BA6C47" w:rsidRPr="000970A0">
        <w:rPr>
          <w:rFonts w:ascii="Verdana" w:hAnsi="Verdana"/>
        </w:rPr>
        <w:t>mit derzeit 28 Mitarbeitern. Das Portfolio des Verlags umfasst unter anderem die Produktion von</w:t>
      </w:r>
    </w:p>
    <w:p w14:paraId="4205BDF4" w14:textId="740F0E17" w:rsidR="00BA6C47" w:rsidRPr="000970A0" w:rsidRDefault="00BA6C47" w:rsidP="007C193E">
      <w:pPr>
        <w:pStyle w:val="Listenabsatz"/>
        <w:numPr>
          <w:ilvl w:val="0"/>
          <w:numId w:val="2"/>
        </w:numPr>
        <w:jc w:val="both"/>
        <w:rPr>
          <w:rFonts w:ascii="Verdana" w:hAnsi="Verdana"/>
        </w:rPr>
      </w:pPr>
      <w:bookmarkStart w:id="6" w:name="_Hlk510779708"/>
      <w:r w:rsidRPr="000970A0">
        <w:rPr>
          <w:rFonts w:ascii="Verdana" w:hAnsi="Verdana"/>
        </w:rPr>
        <w:t>Sach- und Lehrbüchern</w:t>
      </w:r>
      <w:r w:rsidR="00E168CF">
        <w:rPr>
          <w:rFonts w:ascii="Verdana" w:hAnsi="Verdana"/>
        </w:rPr>
        <w:t>,</w:t>
      </w:r>
    </w:p>
    <w:p w14:paraId="71550CE2" w14:textId="009C89B0" w:rsidR="00BA6C47" w:rsidRPr="000970A0" w:rsidRDefault="00BA6C47" w:rsidP="007C193E">
      <w:pPr>
        <w:pStyle w:val="Listenabsatz"/>
        <w:numPr>
          <w:ilvl w:val="0"/>
          <w:numId w:val="2"/>
        </w:numPr>
        <w:jc w:val="both"/>
        <w:rPr>
          <w:rFonts w:ascii="Verdana" w:hAnsi="Verdana"/>
        </w:rPr>
      </w:pPr>
      <w:r w:rsidRPr="000970A0">
        <w:rPr>
          <w:rFonts w:ascii="Verdana" w:hAnsi="Verdana"/>
        </w:rPr>
        <w:t>Trainingspräsentationen und Trainingshandouts</w:t>
      </w:r>
      <w:r w:rsidR="00E168CF">
        <w:rPr>
          <w:rFonts w:ascii="Verdana" w:hAnsi="Verdana"/>
        </w:rPr>
        <w:t>,</w:t>
      </w:r>
    </w:p>
    <w:p w14:paraId="66DC32BC" w14:textId="105AC5D6" w:rsidR="00BA6C47" w:rsidRPr="000970A0" w:rsidRDefault="00BA6C47" w:rsidP="007C193E">
      <w:pPr>
        <w:pStyle w:val="Listenabsatz"/>
        <w:numPr>
          <w:ilvl w:val="0"/>
          <w:numId w:val="2"/>
        </w:numPr>
        <w:rPr>
          <w:rFonts w:ascii="Verdana" w:hAnsi="Verdana"/>
        </w:rPr>
      </w:pPr>
      <w:r w:rsidRPr="000970A0">
        <w:rPr>
          <w:rFonts w:ascii="Verdana" w:hAnsi="Verdana"/>
        </w:rPr>
        <w:t>Web Based und Computer Based Trainings bis hin zu mobilen Lernformen/Apps</w:t>
      </w:r>
      <w:r w:rsidR="00E168CF">
        <w:rPr>
          <w:rFonts w:ascii="Verdana" w:hAnsi="Verdana"/>
        </w:rPr>
        <w:t>,</w:t>
      </w:r>
    </w:p>
    <w:p w14:paraId="28934139" w14:textId="51A2DD66" w:rsidR="00BA6C47" w:rsidRPr="000970A0" w:rsidRDefault="00BA6C47" w:rsidP="007C193E">
      <w:pPr>
        <w:pStyle w:val="Listenabsatz"/>
        <w:numPr>
          <w:ilvl w:val="0"/>
          <w:numId w:val="2"/>
        </w:numPr>
        <w:jc w:val="both"/>
        <w:rPr>
          <w:rFonts w:ascii="Verdana" w:hAnsi="Verdana"/>
        </w:rPr>
      </w:pPr>
      <w:r w:rsidRPr="000970A0">
        <w:rPr>
          <w:rFonts w:ascii="Verdana" w:hAnsi="Verdana"/>
        </w:rPr>
        <w:t xml:space="preserve">Lehr- und Produktfilmen </w:t>
      </w:r>
      <w:r w:rsidR="00E168CF">
        <w:rPr>
          <w:rFonts w:ascii="Verdana" w:hAnsi="Verdana"/>
        </w:rPr>
        <w:t>sowie</w:t>
      </w:r>
    </w:p>
    <w:p w14:paraId="3439E2E7" w14:textId="418A9FF4" w:rsidR="00FB7DF0" w:rsidRPr="000970A0" w:rsidRDefault="00BA6C47" w:rsidP="007C193E">
      <w:pPr>
        <w:pStyle w:val="Listenabsatz"/>
        <w:numPr>
          <w:ilvl w:val="0"/>
          <w:numId w:val="2"/>
        </w:numPr>
        <w:jc w:val="both"/>
        <w:rPr>
          <w:rFonts w:ascii="Verdana" w:hAnsi="Verdana"/>
        </w:rPr>
      </w:pPr>
      <w:r w:rsidRPr="000970A0">
        <w:rPr>
          <w:rFonts w:ascii="Verdana" w:hAnsi="Verdana"/>
        </w:rPr>
        <w:t>Learning</w:t>
      </w:r>
      <w:r w:rsidR="00E10E1D">
        <w:rPr>
          <w:rFonts w:ascii="Verdana" w:hAnsi="Verdana"/>
        </w:rPr>
        <w:t>-</w:t>
      </w:r>
      <w:r w:rsidRPr="000970A0">
        <w:rPr>
          <w:rFonts w:ascii="Verdana" w:hAnsi="Verdana"/>
        </w:rPr>
        <w:t xml:space="preserve"> und Training</w:t>
      </w:r>
      <w:r w:rsidR="00E10E1D">
        <w:rPr>
          <w:rFonts w:ascii="Verdana" w:hAnsi="Verdana"/>
        </w:rPr>
        <w:t>-</w:t>
      </w:r>
      <w:r w:rsidRPr="000970A0">
        <w:rPr>
          <w:rFonts w:ascii="Verdana" w:hAnsi="Verdana"/>
        </w:rPr>
        <w:t>Management</w:t>
      </w:r>
      <w:r w:rsidR="00E10E1D">
        <w:rPr>
          <w:rFonts w:ascii="Verdana" w:hAnsi="Verdana"/>
        </w:rPr>
        <w:t>-</w:t>
      </w:r>
      <w:r w:rsidRPr="000970A0">
        <w:rPr>
          <w:rFonts w:ascii="Verdana" w:hAnsi="Verdana"/>
        </w:rPr>
        <w:t>Systemen</w:t>
      </w:r>
      <w:r w:rsidR="00E168CF">
        <w:rPr>
          <w:rFonts w:ascii="Verdana" w:hAnsi="Verdana"/>
        </w:rPr>
        <w:t>.</w:t>
      </w:r>
    </w:p>
    <w:bookmarkEnd w:id="6"/>
    <w:p w14:paraId="2BC27E6D" w14:textId="6B12E608" w:rsidR="00BA6C47" w:rsidRDefault="00BA6C47" w:rsidP="00E96663">
      <w:pPr>
        <w:pStyle w:val="Listenabsatz"/>
        <w:jc w:val="both"/>
        <w:rPr>
          <w:rFonts w:ascii="Verdana" w:hAnsi="Verdana"/>
        </w:rPr>
      </w:pPr>
    </w:p>
    <w:p w14:paraId="4F0FA695" w14:textId="77777777" w:rsidR="00D00AB2" w:rsidRPr="000970A0" w:rsidRDefault="00D00AB2" w:rsidP="00E96663">
      <w:pPr>
        <w:pStyle w:val="Listenabsatz"/>
        <w:jc w:val="both"/>
        <w:rPr>
          <w:rFonts w:ascii="Verdana" w:hAnsi="Verdana"/>
        </w:rPr>
      </w:pPr>
    </w:p>
    <w:p w14:paraId="5F78F283" w14:textId="7C1018B4" w:rsidR="0003063A" w:rsidRPr="000970A0" w:rsidRDefault="000F7A3B" w:rsidP="007C193E">
      <w:pPr>
        <w:pStyle w:val="berschrift3"/>
        <w:numPr>
          <w:ilvl w:val="1"/>
          <w:numId w:val="8"/>
        </w:numPr>
        <w:jc w:val="both"/>
        <w:rPr>
          <w:rFonts w:ascii="Verdana" w:hAnsi="Verdana"/>
        </w:rPr>
      </w:pPr>
      <w:bookmarkStart w:id="7" w:name="_Toc510783444"/>
      <w:r>
        <w:rPr>
          <w:rFonts w:ascii="Verdana" w:hAnsi="Verdana"/>
        </w:rPr>
        <w:t>Beschreibung der Ausgangssituation</w:t>
      </w:r>
      <w:bookmarkEnd w:id="7"/>
    </w:p>
    <w:p w14:paraId="3DFC8067" w14:textId="3984E604" w:rsidR="00FB7DF0" w:rsidRPr="000970A0" w:rsidRDefault="00234F36" w:rsidP="00E96663">
      <w:pPr>
        <w:jc w:val="both"/>
        <w:rPr>
          <w:rFonts w:ascii="Verdana" w:hAnsi="Verdana"/>
        </w:rPr>
      </w:pPr>
      <w:bookmarkStart w:id="8" w:name="_Hlk510779776"/>
      <w:r w:rsidRPr="000970A0">
        <w:rPr>
          <w:rFonts w:ascii="Verdana" w:hAnsi="Verdana"/>
        </w:rPr>
        <w:t xml:space="preserve">Das in der Entwicklung stehende System </w:t>
      </w:r>
      <w:r w:rsidRPr="00661610">
        <w:rPr>
          <w:rFonts w:ascii="Verdana" w:hAnsi="Verdana"/>
          <w:i/>
        </w:rPr>
        <w:t>Lern- und Prüfungstool (LuPto)</w:t>
      </w:r>
      <w:r w:rsidRPr="000970A0">
        <w:rPr>
          <w:rFonts w:ascii="Verdana" w:hAnsi="Verdana"/>
        </w:rPr>
        <w:t xml:space="preserve">, eine Teilumsetzung des Vorhabens </w:t>
      </w:r>
      <w:r w:rsidRPr="000970A0">
        <w:rPr>
          <w:rFonts w:ascii="Verdana" w:hAnsi="Verdana"/>
          <w:i/>
        </w:rPr>
        <w:t xml:space="preserve">blink </w:t>
      </w:r>
      <w:r w:rsidR="00E10E1D">
        <w:rPr>
          <w:rFonts w:ascii="Calibri" w:hAnsi="Calibri" w:cs="Calibri"/>
          <w:i/>
        </w:rPr>
        <w:t>−</w:t>
      </w:r>
      <w:r w:rsidRPr="000970A0">
        <w:rPr>
          <w:rFonts w:ascii="Verdana" w:hAnsi="Verdana"/>
          <w:i/>
        </w:rPr>
        <w:t xml:space="preserve"> berufsbezogen lernen inklusiv</w:t>
      </w:r>
      <w:r w:rsidRPr="000970A0">
        <w:rPr>
          <w:rFonts w:ascii="Verdana" w:hAnsi="Verdana"/>
        </w:rPr>
        <w:t>, soll um ein virtuelles Motivations-</w:t>
      </w:r>
      <w:r w:rsidR="00E10E1D">
        <w:rPr>
          <w:rFonts w:ascii="Verdana" w:hAnsi="Verdana"/>
        </w:rPr>
        <w:t xml:space="preserve"> </w:t>
      </w:r>
      <w:r w:rsidRPr="000970A0">
        <w:rPr>
          <w:rFonts w:ascii="Verdana" w:hAnsi="Verdana"/>
        </w:rPr>
        <w:t>und Belohnungssystem erweitert werden.</w:t>
      </w:r>
    </w:p>
    <w:p w14:paraId="76D0882E" w14:textId="04B68970" w:rsidR="004237A2" w:rsidRPr="000970A0" w:rsidRDefault="004237A2" w:rsidP="00E96663">
      <w:pPr>
        <w:jc w:val="both"/>
        <w:rPr>
          <w:rFonts w:ascii="Verdana" w:hAnsi="Verdana"/>
        </w:rPr>
      </w:pPr>
      <w:r w:rsidRPr="000970A0">
        <w:rPr>
          <w:rFonts w:ascii="Verdana" w:hAnsi="Verdana"/>
        </w:rPr>
        <w:t xml:space="preserve">Das vom Bundesministerium für Bildung und Forschung geförderte Vorhaben </w:t>
      </w:r>
      <w:r w:rsidRPr="00661610">
        <w:rPr>
          <w:rFonts w:ascii="Verdana" w:hAnsi="Verdana"/>
          <w:i/>
        </w:rPr>
        <w:t>blink – berufsbezogen lernen inklusiv</w:t>
      </w:r>
      <w:r w:rsidRPr="000970A0">
        <w:rPr>
          <w:rFonts w:ascii="Verdana" w:hAnsi="Verdana"/>
        </w:rPr>
        <w:t xml:space="preserve"> zielt darauf ab, die Ausbildung im Beruf des/der Anlagenmechaniker/in für Sanitär-</w:t>
      </w:r>
      <w:r w:rsidR="00E10E1D">
        <w:rPr>
          <w:rFonts w:ascii="Verdana" w:hAnsi="Verdana"/>
        </w:rPr>
        <w:t>,</w:t>
      </w:r>
      <w:r w:rsidRPr="000970A0">
        <w:rPr>
          <w:rFonts w:ascii="Verdana" w:hAnsi="Verdana"/>
        </w:rPr>
        <w:t xml:space="preserve"> Heizung- und Klimatechnik durch ein mediengestütztes ausbildungsbegleitendes Förderkonzept auch für </w:t>
      </w:r>
      <w:r w:rsidR="00E168CF">
        <w:rPr>
          <w:rFonts w:ascii="Verdana" w:hAnsi="Verdana"/>
        </w:rPr>
        <w:t xml:space="preserve">die Zielgruppe von </w:t>
      </w:r>
      <w:r w:rsidRPr="000970A0">
        <w:rPr>
          <w:rFonts w:ascii="Verdana" w:hAnsi="Verdana"/>
        </w:rPr>
        <w:t>benachteiligte</w:t>
      </w:r>
      <w:r w:rsidR="00E168CF">
        <w:rPr>
          <w:rFonts w:ascii="Verdana" w:hAnsi="Verdana"/>
        </w:rPr>
        <w:t>n</w:t>
      </w:r>
      <w:r w:rsidRPr="000970A0">
        <w:rPr>
          <w:rFonts w:ascii="Verdana" w:hAnsi="Verdana"/>
        </w:rPr>
        <w:t xml:space="preserve"> Jugendliche</w:t>
      </w:r>
      <w:r w:rsidR="00E168CF">
        <w:rPr>
          <w:rFonts w:ascii="Verdana" w:hAnsi="Verdana"/>
        </w:rPr>
        <w:t>n</w:t>
      </w:r>
      <w:r w:rsidRPr="000970A0">
        <w:rPr>
          <w:rFonts w:ascii="Verdana" w:hAnsi="Verdana"/>
        </w:rPr>
        <w:t xml:space="preserve"> zu öffnen. Im Rahmen eines Konzepts der assistierten Ausbildung entwickelt und erprobt das Projekt </w:t>
      </w:r>
      <w:r w:rsidRPr="00661610">
        <w:rPr>
          <w:rFonts w:ascii="Verdana" w:hAnsi="Verdana"/>
          <w:i/>
        </w:rPr>
        <w:t>blink</w:t>
      </w:r>
      <w:r w:rsidRPr="000970A0">
        <w:rPr>
          <w:rFonts w:ascii="Verdana" w:hAnsi="Verdana"/>
        </w:rPr>
        <w:t xml:space="preserve"> verschiedene Unterstützungsangebote, die es benachteiligten Jugendlichen ermöglichen sollen, die Ausbildung erfolgreich zu absolvieren. Der integrierte, mediengestützte Förderansatz kombiniert fachliche und sozialpädagogische Unterstützung. </w:t>
      </w:r>
    </w:p>
    <w:p w14:paraId="3D57AB3D" w14:textId="145EF100" w:rsidR="004237A2" w:rsidRPr="000970A0" w:rsidRDefault="004237A2" w:rsidP="00E96663">
      <w:pPr>
        <w:jc w:val="both"/>
        <w:rPr>
          <w:rFonts w:ascii="Verdana" w:hAnsi="Verdana"/>
        </w:rPr>
      </w:pPr>
      <w:r w:rsidRPr="000970A0">
        <w:rPr>
          <w:rFonts w:ascii="Verdana" w:hAnsi="Verdana"/>
        </w:rPr>
        <w:t xml:space="preserve">Ein zentrales Element des Projekts ist das webbasierte Lern- und Prüfungsvorbereitungstool, das zum selbstständigen Lernen, Wiederholen und Vertiefen von Lerninhalten dient. Grundlage ist eine klassische Lernkartei, die mit den Funktionen eines modernen Learning-Management-Systems verklammert wird. Durch diese Verklammerung ist es möglich, dem prinzipiell auf Selbststudium angelegten Lernprozess mit einer Lernkartei eine kommunikative Dimension zu den pädagogischen Begleitern im virtuellen Raum zu eröffnen. Sozialpsychologische Trainer, </w:t>
      </w:r>
      <w:r w:rsidR="007739A0">
        <w:rPr>
          <w:rFonts w:ascii="Verdana" w:hAnsi="Verdana"/>
        </w:rPr>
        <w:t>Ausbildende</w:t>
      </w:r>
      <w:r w:rsidRPr="000970A0">
        <w:rPr>
          <w:rFonts w:ascii="Verdana" w:hAnsi="Verdana"/>
        </w:rPr>
        <w:t xml:space="preserve"> </w:t>
      </w:r>
      <w:r w:rsidR="007739A0">
        <w:rPr>
          <w:rFonts w:ascii="Verdana" w:hAnsi="Verdana"/>
        </w:rPr>
        <w:t>sowie</w:t>
      </w:r>
      <w:r w:rsidR="007739A0" w:rsidRPr="000970A0">
        <w:rPr>
          <w:rFonts w:ascii="Verdana" w:hAnsi="Verdana"/>
        </w:rPr>
        <w:t xml:space="preserve"> </w:t>
      </w:r>
      <w:r w:rsidRPr="000970A0">
        <w:rPr>
          <w:rFonts w:ascii="Verdana" w:hAnsi="Verdana"/>
        </w:rPr>
        <w:t>Berufsschullehrer</w:t>
      </w:r>
      <w:r w:rsidR="007739A0">
        <w:rPr>
          <w:rFonts w:ascii="Verdana" w:hAnsi="Verdana"/>
        </w:rPr>
        <w:t>innen und Lehrer</w:t>
      </w:r>
      <w:r w:rsidRPr="000970A0">
        <w:rPr>
          <w:rFonts w:ascii="Verdana" w:hAnsi="Verdana"/>
        </w:rPr>
        <w:t xml:space="preserve"> </w:t>
      </w:r>
      <w:r w:rsidR="00E168CF">
        <w:rPr>
          <w:rFonts w:ascii="Verdana" w:hAnsi="Verdana"/>
        </w:rPr>
        <w:t>erhalten auf diese Weise die Möglichkeit</w:t>
      </w:r>
      <w:r w:rsidRPr="000970A0">
        <w:rPr>
          <w:rFonts w:ascii="Verdana" w:hAnsi="Verdana"/>
        </w:rPr>
        <w:t xml:space="preserve">, stets Einblick in die individuellen Lernprobleme bzw. den fachlichen Lernfortschritt nehmen zu können. Auf der Basis differenzierter Reportings können sie dann qualifiziert über geeignete Interventionsmaßnahmen entscheiden und diese auch auf individueller Ebene über die gesamte Ausbildungszeit steuern und dokumentieren. </w:t>
      </w:r>
    </w:p>
    <w:p w14:paraId="409BA836" w14:textId="77777777" w:rsidR="00234F36" w:rsidRPr="000970A0" w:rsidRDefault="00234F36" w:rsidP="007C193E">
      <w:pPr>
        <w:pStyle w:val="berschrift3"/>
        <w:numPr>
          <w:ilvl w:val="1"/>
          <w:numId w:val="8"/>
        </w:numPr>
        <w:jc w:val="both"/>
        <w:rPr>
          <w:rFonts w:ascii="Verdana" w:hAnsi="Verdana"/>
        </w:rPr>
      </w:pPr>
      <w:bookmarkStart w:id="9" w:name="_Projektziel"/>
      <w:bookmarkStart w:id="10" w:name="_Toc510783445"/>
      <w:bookmarkStart w:id="11" w:name="_Hlk510780411"/>
      <w:bookmarkEnd w:id="3"/>
      <w:bookmarkEnd w:id="8"/>
      <w:bookmarkEnd w:id="9"/>
      <w:r w:rsidRPr="000970A0">
        <w:rPr>
          <w:rFonts w:ascii="Verdana" w:hAnsi="Verdana"/>
        </w:rPr>
        <w:lastRenderedPageBreak/>
        <w:t>Projektziel</w:t>
      </w:r>
      <w:bookmarkEnd w:id="10"/>
    </w:p>
    <w:p w14:paraId="2E90E753" w14:textId="4E97E6E1" w:rsidR="00234F36" w:rsidRPr="000970A0" w:rsidRDefault="00234F36" w:rsidP="00E96663">
      <w:pPr>
        <w:jc w:val="both"/>
        <w:rPr>
          <w:rFonts w:ascii="Verdana" w:hAnsi="Verdana"/>
        </w:rPr>
      </w:pPr>
      <w:r w:rsidRPr="000970A0">
        <w:rPr>
          <w:rFonts w:ascii="Verdana" w:hAnsi="Verdana"/>
        </w:rPr>
        <w:t xml:space="preserve">Das übergeordnete Projekt </w:t>
      </w:r>
      <w:r w:rsidRPr="00661610">
        <w:rPr>
          <w:rFonts w:ascii="Verdana" w:hAnsi="Verdana"/>
          <w:i/>
        </w:rPr>
        <w:t>LuP</w:t>
      </w:r>
      <w:r w:rsidR="004E3AFA" w:rsidRPr="00661610">
        <w:rPr>
          <w:rFonts w:ascii="Verdana" w:hAnsi="Verdana"/>
          <w:i/>
        </w:rPr>
        <w:t>to</w:t>
      </w:r>
      <w:r w:rsidR="004E3AFA" w:rsidRPr="000970A0">
        <w:rPr>
          <w:rFonts w:ascii="Verdana" w:hAnsi="Verdana"/>
        </w:rPr>
        <w:t xml:space="preserve"> dient dazu</w:t>
      </w:r>
      <w:r w:rsidR="00BD4601">
        <w:rPr>
          <w:rFonts w:ascii="Verdana" w:hAnsi="Verdana"/>
        </w:rPr>
        <w:t>,</w:t>
      </w:r>
      <w:r w:rsidR="004E3AFA" w:rsidRPr="000970A0">
        <w:rPr>
          <w:rFonts w:ascii="Verdana" w:hAnsi="Verdana"/>
        </w:rPr>
        <w:t xml:space="preserve"> Lerninhalte leicht verständlich aufzuarbeiten, zu präsentieren und sicherzustellen, dass diese verstanden und dauerhaft </w:t>
      </w:r>
      <w:r w:rsidR="00FE2712" w:rsidRPr="000970A0">
        <w:rPr>
          <w:rFonts w:ascii="Verdana" w:hAnsi="Verdana"/>
        </w:rPr>
        <w:t>verinnerlicht</w:t>
      </w:r>
      <w:r w:rsidR="004E3AFA" w:rsidRPr="000970A0">
        <w:rPr>
          <w:rFonts w:ascii="Verdana" w:hAnsi="Verdana"/>
        </w:rPr>
        <w:t xml:space="preserve"> werden.</w:t>
      </w:r>
    </w:p>
    <w:p w14:paraId="08072E7A" w14:textId="3F5C211E" w:rsidR="004E3AFA" w:rsidRPr="000970A0" w:rsidRDefault="004E3AFA" w:rsidP="00E96663">
      <w:pPr>
        <w:jc w:val="both"/>
        <w:rPr>
          <w:rFonts w:ascii="Verdana" w:hAnsi="Verdana"/>
        </w:rPr>
      </w:pPr>
      <w:r w:rsidRPr="000970A0">
        <w:rPr>
          <w:rFonts w:ascii="Verdana" w:hAnsi="Verdana"/>
        </w:rPr>
        <w:t xml:space="preserve">Das Ziel dieses Teilprojekts ist eine Steigerung der Motivation der teilnehmenden Auszubildenden. Damit diese bereits zu Beginn ein Weiterkommen realisieren, sollen schon kleine Lernerfolge bzw. positives Verhalten eine Anerkennung erhalten. </w:t>
      </w:r>
    </w:p>
    <w:p w14:paraId="168EB133" w14:textId="255746C2" w:rsidR="00F571EF" w:rsidRPr="000970A0" w:rsidRDefault="00373DBC" w:rsidP="00E96663">
      <w:pPr>
        <w:jc w:val="both"/>
        <w:rPr>
          <w:rFonts w:ascii="Verdana" w:hAnsi="Verdana"/>
        </w:rPr>
      </w:pPr>
      <w:r w:rsidRPr="000970A0">
        <w:rPr>
          <w:rFonts w:ascii="Verdana" w:hAnsi="Verdana"/>
        </w:rPr>
        <w:t xml:space="preserve">Nach dem Einloggen gelangt der Auszubildende zu seinem virtuellen Schreibtisch, einer Übersicht der verfügbaren Module. Unter </w:t>
      </w:r>
      <w:r w:rsidR="00F571EF" w:rsidRPr="000970A0">
        <w:rPr>
          <w:rFonts w:ascii="Verdana" w:hAnsi="Verdana"/>
        </w:rPr>
        <w:t xml:space="preserve">der Rubrik </w:t>
      </w:r>
      <w:r w:rsidR="00E168CF">
        <w:rPr>
          <w:rFonts w:ascii="Verdana" w:hAnsi="Verdana"/>
        </w:rPr>
        <w:t>„</w:t>
      </w:r>
      <w:r w:rsidR="00F571EF" w:rsidRPr="00E168CF">
        <w:rPr>
          <w:rFonts w:ascii="Verdana" w:hAnsi="Verdana"/>
        </w:rPr>
        <w:t>Mein Lernfortschritt</w:t>
      </w:r>
      <w:r w:rsidR="00E168CF">
        <w:rPr>
          <w:rFonts w:ascii="Verdana" w:hAnsi="Verdana"/>
        </w:rPr>
        <w:t>“</w:t>
      </w:r>
      <w:r w:rsidR="00F571EF" w:rsidRPr="000970A0">
        <w:rPr>
          <w:rFonts w:ascii="Verdana" w:hAnsi="Verdana"/>
        </w:rPr>
        <w:t xml:space="preserve"> </w:t>
      </w:r>
      <w:r w:rsidR="00BD4601">
        <w:rPr>
          <w:rFonts w:ascii="Verdana" w:hAnsi="Verdana"/>
        </w:rPr>
        <w:t>sind</w:t>
      </w:r>
      <w:r w:rsidR="00BD4601" w:rsidRPr="000970A0">
        <w:rPr>
          <w:rFonts w:ascii="Verdana" w:hAnsi="Verdana"/>
        </w:rPr>
        <w:t xml:space="preserve"> </w:t>
      </w:r>
      <w:r w:rsidR="00F571EF" w:rsidRPr="000970A0">
        <w:rPr>
          <w:rFonts w:ascii="Verdana" w:hAnsi="Verdana"/>
        </w:rPr>
        <w:t xml:space="preserve">die analytische Auswertung der bisher beantworteten Fragen und die grafische Darstellung der eingeloggten Tage abrufbar. </w:t>
      </w:r>
      <w:r w:rsidRPr="000970A0">
        <w:rPr>
          <w:rFonts w:ascii="Verdana" w:hAnsi="Verdana"/>
        </w:rPr>
        <w:t xml:space="preserve"> </w:t>
      </w:r>
    </w:p>
    <w:p w14:paraId="57B87AE5" w14:textId="204255E6" w:rsidR="00E96663" w:rsidRDefault="00F571EF" w:rsidP="00E96663">
      <w:pPr>
        <w:jc w:val="both"/>
        <w:rPr>
          <w:rFonts w:ascii="Verdana" w:hAnsi="Verdana"/>
        </w:rPr>
      </w:pPr>
      <w:r w:rsidRPr="000970A0">
        <w:rPr>
          <w:rFonts w:ascii="Verdana" w:hAnsi="Verdana"/>
        </w:rPr>
        <w:t>Darüber hinaus soll ein Bereich angelegt werden, in</w:t>
      </w:r>
      <w:r w:rsidR="0074104B">
        <w:rPr>
          <w:rFonts w:ascii="Verdana" w:hAnsi="Verdana"/>
        </w:rPr>
        <w:t xml:space="preserve"> </w:t>
      </w:r>
      <w:r w:rsidRPr="000970A0">
        <w:rPr>
          <w:rFonts w:ascii="Verdana" w:hAnsi="Verdana"/>
        </w:rPr>
        <w:t xml:space="preserve">dem Erfolge, aber auch das bisherige Lernverhalten honoriert </w:t>
      </w:r>
      <w:r w:rsidR="00BD4601">
        <w:rPr>
          <w:rFonts w:ascii="Verdana" w:hAnsi="Verdana"/>
        </w:rPr>
        <w:t>werden</w:t>
      </w:r>
      <w:r w:rsidRPr="000970A0">
        <w:rPr>
          <w:rFonts w:ascii="Verdana" w:hAnsi="Verdana"/>
        </w:rPr>
        <w:t xml:space="preserve">. Wie dies </w:t>
      </w:r>
      <w:r w:rsidR="00D51EC6" w:rsidRPr="000970A0">
        <w:rPr>
          <w:rFonts w:ascii="Verdana" w:hAnsi="Verdana"/>
        </w:rPr>
        <w:t xml:space="preserve">umzusetzen ist </w:t>
      </w:r>
      <w:r w:rsidRPr="000970A0">
        <w:rPr>
          <w:rFonts w:ascii="Verdana" w:hAnsi="Verdana"/>
        </w:rPr>
        <w:t>bzw. welches Verhalten belohnt wird</w:t>
      </w:r>
      <w:r w:rsidR="00D51EC6" w:rsidRPr="000970A0">
        <w:rPr>
          <w:rFonts w:ascii="Verdana" w:hAnsi="Verdana"/>
        </w:rPr>
        <w:t>,</w:t>
      </w:r>
      <w:r w:rsidRPr="000970A0">
        <w:rPr>
          <w:rFonts w:ascii="Verdana" w:hAnsi="Verdana"/>
        </w:rPr>
        <w:t xml:space="preserve"> ist </w:t>
      </w:r>
      <w:r w:rsidR="00FE2712" w:rsidRPr="000970A0">
        <w:rPr>
          <w:rFonts w:ascii="Verdana" w:hAnsi="Verdana"/>
        </w:rPr>
        <w:t>Teil dieses Projekts.</w:t>
      </w:r>
      <w:r w:rsidR="00CF7C2C">
        <w:rPr>
          <w:rFonts w:ascii="Verdana" w:hAnsi="Verdana"/>
        </w:rPr>
        <w:t xml:space="preserve"> </w:t>
      </w:r>
      <w:r w:rsidR="008C7F60">
        <w:rPr>
          <w:rFonts w:ascii="Verdana" w:hAnsi="Verdana"/>
        </w:rPr>
        <w:t>Das bisher verwendete Design ist zu übernehmen</w:t>
      </w:r>
      <w:r w:rsidR="00CF7C2C">
        <w:rPr>
          <w:rFonts w:ascii="Verdana" w:hAnsi="Verdana"/>
        </w:rPr>
        <w:t xml:space="preserve"> bzw. weiterzuführen. </w:t>
      </w:r>
    </w:p>
    <w:p w14:paraId="7B30B1D0" w14:textId="2BE60EBB" w:rsidR="00373DBC" w:rsidRDefault="00CF7C2C" w:rsidP="00E96663">
      <w:pPr>
        <w:jc w:val="both"/>
        <w:rPr>
          <w:rFonts w:ascii="Verdana" w:hAnsi="Verdana"/>
        </w:rPr>
      </w:pPr>
      <w:r>
        <w:rPr>
          <w:rFonts w:ascii="Verdana" w:hAnsi="Verdana"/>
        </w:rPr>
        <w:t>Als Vorlage dienen verschiedene Online</w:t>
      </w:r>
      <w:r w:rsidR="00BD4601">
        <w:rPr>
          <w:rFonts w:ascii="Verdana" w:hAnsi="Verdana"/>
        </w:rPr>
        <w:t>s</w:t>
      </w:r>
      <w:r>
        <w:rPr>
          <w:rFonts w:ascii="Verdana" w:hAnsi="Verdana"/>
        </w:rPr>
        <w:t xml:space="preserve">piele-Plattformen. So ist das erfolgreiche Abschließen eines Themenbereichs bzw. </w:t>
      </w:r>
      <w:r w:rsidR="00BD4601">
        <w:rPr>
          <w:rFonts w:ascii="Verdana" w:hAnsi="Verdana"/>
        </w:rPr>
        <w:t xml:space="preserve">das </w:t>
      </w:r>
      <w:r>
        <w:rPr>
          <w:rFonts w:ascii="Verdana" w:hAnsi="Verdana"/>
        </w:rPr>
        <w:t>Erreichen einer neuen Lernstufe vergleichbar mit dem Erreichen eines neuen Levels</w:t>
      </w:r>
      <w:r w:rsidR="00E168CF">
        <w:rPr>
          <w:rFonts w:ascii="Verdana" w:hAnsi="Verdana"/>
        </w:rPr>
        <w:t xml:space="preserve"> im Onlinespiel</w:t>
      </w:r>
      <w:r>
        <w:rPr>
          <w:rFonts w:ascii="Verdana" w:hAnsi="Verdana"/>
        </w:rPr>
        <w:t xml:space="preserve">. In vielen Spielen kann man durch bestimmtes Verhalten, wie zum Beispiel die Interaktion mit anderen Spielern oder durch das Aufsammeln virtueller Werkzeuge und Schätze, Auszeichnungen (von Medaillen bis hin zur Freischaltung von Zusatzangeboten) erlangen. </w:t>
      </w:r>
      <w:r w:rsidR="00E74B4F">
        <w:rPr>
          <w:rFonts w:ascii="Verdana" w:hAnsi="Verdana"/>
        </w:rPr>
        <w:t xml:space="preserve">Analog sollen im </w:t>
      </w:r>
      <w:r w:rsidR="00E74B4F" w:rsidRPr="00661610">
        <w:rPr>
          <w:rFonts w:ascii="Verdana" w:hAnsi="Verdana"/>
          <w:i/>
        </w:rPr>
        <w:t>LuPto</w:t>
      </w:r>
      <w:r w:rsidR="00E74B4F">
        <w:rPr>
          <w:rFonts w:ascii="Verdana" w:hAnsi="Verdana"/>
        </w:rPr>
        <w:t xml:space="preserve"> ebenfalls virtuelle Auszeichnungen an bereits erlangte Erfolge erinnern und so eine ständige Motivation für die weitere Teilnahme sein.</w:t>
      </w:r>
    </w:p>
    <w:p w14:paraId="06131494" w14:textId="4373162C" w:rsidR="0021331E" w:rsidRDefault="0021331E" w:rsidP="00E96663">
      <w:pPr>
        <w:jc w:val="both"/>
        <w:rPr>
          <w:rFonts w:ascii="Verdana" w:hAnsi="Verdana"/>
        </w:rPr>
      </w:pPr>
      <w:r>
        <w:rPr>
          <w:rFonts w:ascii="Verdana" w:hAnsi="Verdana"/>
        </w:rPr>
        <w:t xml:space="preserve">Ausgehend vom virtuellen Schreibtisch zeigt das folgende </w:t>
      </w:r>
      <w:r w:rsidR="00BD4601">
        <w:rPr>
          <w:rFonts w:ascii="Verdana" w:hAnsi="Verdana"/>
        </w:rPr>
        <w:t>Use-Case-</w:t>
      </w:r>
      <w:r>
        <w:rPr>
          <w:rFonts w:ascii="Verdana" w:hAnsi="Verdana"/>
        </w:rPr>
        <w:t xml:space="preserve">Diagramm die Möglichkeiten, die einem Auszubildenden nach der Auswahl </w:t>
      </w:r>
      <w:r w:rsidR="00661610">
        <w:rPr>
          <w:rFonts w:ascii="Verdana" w:hAnsi="Verdana"/>
        </w:rPr>
        <w:t xml:space="preserve">der Kachel </w:t>
      </w:r>
      <w:r>
        <w:rPr>
          <w:rFonts w:ascii="Verdana" w:hAnsi="Verdana"/>
        </w:rPr>
        <w:t>„Ruhmeshalle“ zur Verfügung stehen sollen</w:t>
      </w:r>
      <w:r w:rsidR="00BD4601">
        <w:rPr>
          <w:rFonts w:ascii="Verdana" w:hAnsi="Verdana"/>
        </w:rPr>
        <w:t>:</w:t>
      </w:r>
    </w:p>
    <w:bookmarkEnd w:id="11"/>
    <w:p w14:paraId="0386FE7C" w14:textId="549B802B" w:rsidR="00494838" w:rsidRDefault="00F9274A" w:rsidP="00494838">
      <w:pPr>
        <w:keepNext/>
        <w:jc w:val="center"/>
      </w:pPr>
      <w:r>
        <w:rPr>
          <w:noProof/>
        </w:rPr>
        <w:lastRenderedPageBreak/>
        <w:drawing>
          <wp:inline distT="0" distB="0" distL="0" distR="0" wp14:anchorId="6C90CF5B" wp14:editId="358FC56B">
            <wp:extent cx="5284382" cy="288043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605" cy="2884913"/>
                    </a:xfrm>
                    <a:prstGeom prst="rect">
                      <a:avLst/>
                    </a:prstGeom>
                  </pic:spPr>
                </pic:pic>
              </a:graphicData>
            </a:graphic>
          </wp:inline>
        </w:drawing>
      </w:r>
    </w:p>
    <w:p w14:paraId="2E8A3349" w14:textId="112714A6" w:rsidR="0021331E" w:rsidRDefault="00494838" w:rsidP="00494838">
      <w:pPr>
        <w:pStyle w:val="Beschriftung"/>
        <w:jc w:val="center"/>
      </w:pPr>
      <w:r>
        <w:t xml:space="preserve">Abbildung </w:t>
      </w:r>
      <w:fldSimple w:instr=" SEQ Abbildung \* ARABIC ">
        <w:r w:rsidR="006D2647">
          <w:rPr>
            <w:noProof/>
          </w:rPr>
          <w:t>1</w:t>
        </w:r>
      </w:fldSimple>
      <w:r>
        <w:t>: Anwendungsfalldiagramm</w:t>
      </w:r>
    </w:p>
    <w:p w14:paraId="7829FDB5" w14:textId="7DF6FEEA" w:rsidR="009F068F" w:rsidRDefault="009F068F" w:rsidP="009F068F"/>
    <w:p w14:paraId="079E4216" w14:textId="77777777" w:rsidR="009F068F" w:rsidRPr="009F068F" w:rsidRDefault="009F068F" w:rsidP="009F068F"/>
    <w:p w14:paraId="7ED8AF29" w14:textId="77777777" w:rsidR="00E631E7" w:rsidRPr="000970A0" w:rsidRDefault="00E631E7" w:rsidP="007C193E">
      <w:pPr>
        <w:pStyle w:val="berschrift3"/>
        <w:numPr>
          <w:ilvl w:val="1"/>
          <w:numId w:val="8"/>
        </w:numPr>
        <w:jc w:val="both"/>
        <w:rPr>
          <w:rFonts w:ascii="Verdana" w:hAnsi="Verdana"/>
        </w:rPr>
      </w:pPr>
      <w:bookmarkStart w:id="12" w:name="_Projektabgrenzung"/>
      <w:bookmarkStart w:id="13" w:name="_Toc510783446"/>
      <w:bookmarkEnd w:id="12"/>
      <w:r w:rsidRPr="000970A0">
        <w:rPr>
          <w:rFonts w:ascii="Verdana" w:hAnsi="Verdana"/>
        </w:rPr>
        <w:t>Projektabgrenzung</w:t>
      </w:r>
      <w:bookmarkEnd w:id="13"/>
    </w:p>
    <w:p w14:paraId="59C4B180" w14:textId="5C0A0AFC" w:rsidR="00234F36" w:rsidRDefault="00E631E7" w:rsidP="00E96663">
      <w:pPr>
        <w:jc w:val="both"/>
        <w:rPr>
          <w:rFonts w:ascii="Verdana" w:hAnsi="Verdana"/>
        </w:rPr>
      </w:pPr>
      <w:r w:rsidRPr="000970A0">
        <w:rPr>
          <w:rFonts w:ascii="Verdana" w:hAnsi="Verdana"/>
        </w:rPr>
        <w:t>Aus pädagogischen Gründen</w:t>
      </w:r>
      <w:r w:rsidR="00D56E07" w:rsidRPr="000970A0">
        <w:rPr>
          <w:rFonts w:ascii="Verdana" w:hAnsi="Verdana"/>
        </w:rPr>
        <w:t xml:space="preserve"> ist ausschließlich positives Verhalten zu berücksichtigen. Jegliche </w:t>
      </w:r>
      <w:r w:rsidR="00E168CF">
        <w:rPr>
          <w:rFonts w:ascii="Verdana" w:hAnsi="Verdana"/>
        </w:rPr>
        <w:t>negative Verhaltensweisen</w:t>
      </w:r>
      <w:r w:rsidR="00D56E07" w:rsidRPr="000970A0">
        <w:rPr>
          <w:rFonts w:ascii="Verdana" w:hAnsi="Verdana"/>
        </w:rPr>
        <w:t>, z.</w:t>
      </w:r>
      <w:r w:rsidR="00BD4601">
        <w:rPr>
          <w:rFonts w:ascii="Verdana" w:hAnsi="Verdana"/>
        </w:rPr>
        <w:t xml:space="preserve"> </w:t>
      </w:r>
      <w:r w:rsidR="00D56E07" w:rsidRPr="000970A0">
        <w:rPr>
          <w:rFonts w:ascii="Verdana" w:hAnsi="Verdana"/>
        </w:rPr>
        <w:t xml:space="preserve">B. </w:t>
      </w:r>
      <w:r w:rsidR="00BD4601">
        <w:rPr>
          <w:rFonts w:ascii="Verdana" w:hAnsi="Verdana"/>
        </w:rPr>
        <w:t xml:space="preserve">eine </w:t>
      </w:r>
      <w:r w:rsidR="00D56E07" w:rsidRPr="000970A0">
        <w:rPr>
          <w:rFonts w:ascii="Verdana" w:hAnsi="Verdana"/>
        </w:rPr>
        <w:t>Verschlechterung der Leistung oder mangelnde Beteiligung, werden in persönlichen Gesprächen mit den Trainern kommuniziert.</w:t>
      </w:r>
      <w:r w:rsidR="00E74B4F">
        <w:rPr>
          <w:rFonts w:ascii="Verdana" w:hAnsi="Verdana"/>
        </w:rPr>
        <w:t xml:space="preserve"> </w:t>
      </w:r>
    </w:p>
    <w:p w14:paraId="75080DAA" w14:textId="6489D61C" w:rsidR="00E74B4F" w:rsidRDefault="00E74B4F" w:rsidP="00E96663">
      <w:pPr>
        <w:jc w:val="both"/>
        <w:rPr>
          <w:rFonts w:ascii="Verdana" w:hAnsi="Verdana"/>
        </w:rPr>
      </w:pPr>
      <w:r>
        <w:rPr>
          <w:rFonts w:ascii="Verdana" w:hAnsi="Verdana"/>
        </w:rPr>
        <w:t xml:space="preserve">Eine rein statistische Auswertung und Darstellung der Ergebnisse ist bereits vorhanden. </w:t>
      </w:r>
    </w:p>
    <w:p w14:paraId="16E7D6D4" w14:textId="08545D83" w:rsidR="00BC47E8" w:rsidRPr="000970A0" w:rsidRDefault="00BC47E8" w:rsidP="00E96663">
      <w:pPr>
        <w:jc w:val="both"/>
        <w:rPr>
          <w:rFonts w:ascii="Verdana" w:hAnsi="Verdana"/>
        </w:rPr>
      </w:pPr>
      <w:r>
        <w:rPr>
          <w:rFonts w:ascii="Verdana" w:hAnsi="Verdana"/>
        </w:rPr>
        <w:t xml:space="preserve">Die erlangten Auszeichnungen dienen ausschließlich </w:t>
      </w:r>
      <w:r w:rsidR="00E168CF">
        <w:rPr>
          <w:rFonts w:ascii="Verdana" w:hAnsi="Verdana"/>
        </w:rPr>
        <w:t xml:space="preserve">der </w:t>
      </w:r>
      <w:r>
        <w:rPr>
          <w:rFonts w:ascii="Verdana" w:hAnsi="Verdana"/>
        </w:rPr>
        <w:t xml:space="preserve">Motivation der Auszubildenden. Daher soll der Bereich auch nur dieser Benutzergruppe zugänglich gemacht werden. </w:t>
      </w:r>
    </w:p>
    <w:p w14:paraId="69DA7435" w14:textId="77777777" w:rsidR="00FC398E" w:rsidRPr="000970A0" w:rsidRDefault="00FC398E" w:rsidP="00E96663">
      <w:pPr>
        <w:jc w:val="both"/>
        <w:rPr>
          <w:rFonts w:ascii="Verdana" w:hAnsi="Verdana"/>
        </w:rPr>
      </w:pPr>
      <w:r w:rsidRPr="000970A0">
        <w:rPr>
          <w:rFonts w:ascii="Verdana" w:hAnsi="Verdana"/>
        </w:rPr>
        <w:br w:type="page"/>
      </w:r>
    </w:p>
    <w:p w14:paraId="7CA906FE" w14:textId="26768EB4" w:rsidR="00BB3BA7" w:rsidRDefault="00B103B8" w:rsidP="007C193E">
      <w:pPr>
        <w:pStyle w:val="berschrift2"/>
        <w:numPr>
          <w:ilvl w:val="0"/>
          <w:numId w:val="3"/>
        </w:numPr>
        <w:rPr>
          <w:rFonts w:ascii="Verdana" w:hAnsi="Verdana"/>
        </w:rPr>
      </w:pPr>
      <w:bookmarkStart w:id="14" w:name="_Toc510783447"/>
      <w:r>
        <w:rPr>
          <w:rFonts w:ascii="Verdana" w:hAnsi="Verdana"/>
        </w:rPr>
        <w:lastRenderedPageBreak/>
        <w:t xml:space="preserve">Ablauf- und </w:t>
      </w:r>
      <w:r w:rsidR="00F44DE7">
        <w:rPr>
          <w:rFonts w:ascii="Verdana" w:hAnsi="Verdana"/>
        </w:rPr>
        <w:t>Ressourcenplanung</w:t>
      </w:r>
      <w:bookmarkEnd w:id="14"/>
    </w:p>
    <w:p w14:paraId="2D4D4A70" w14:textId="77777777" w:rsidR="00D00AB2" w:rsidRPr="00D00AB2" w:rsidRDefault="00D00AB2" w:rsidP="0075054A">
      <w:pPr>
        <w:jc w:val="both"/>
      </w:pPr>
    </w:p>
    <w:p w14:paraId="0F134C80" w14:textId="5B0FDBF1" w:rsidR="00F44DE7" w:rsidRDefault="00F44DE7" w:rsidP="007C193E">
      <w:pPr>
        <w:pStyle w:val="berschrift3"/>
        <w:numPr>
          <w:ilvl w:val="1"/>
          <w:numId w:val="3"/>
        </w:numPr>
        <w:jc w:val="both"/>
        <w:rPr>
          <w:rFonts w:ascii="Verdana" w:hAnsi="Verdana"/>
        </w:rPr>
      </w:pPr>
      <w:bookmarkStart w:id="15" w:name="_Toc510783448"/>
      <w:r>
        <w:rPr>
          <w:rFonts w:ascii="Verdana" w:hAnsi="Verdana"/>
        </w:rPr>
        <w:t>Konzeptentwicklung</w:t>
      </w:r>
      <w:bookmarkEnd w:id="15"/>
    </w:p>
    <w:p w14:paraId="25D80B54" w14:textId="7735B0A6" w:rsidR="007E7D34" w:rsidRDefault="00F44DE7" w:rsidP="0075054A">
      <w:pPr>
        <w:jc w:val="both"/>
        <w:rPr>
          <w:rFonts w:ascii="Verdana" w:hAnsi="Verdana"/>
        </w:rPr>
      </w:pPr>
      <w:r>
        <w:rPr>
          <w:rFonts w:ascii="Verdana" w:hAnsi="Verdana"/>
        </w:rPr>
        <w:t>Dieses Projekt ist ein Teilprojekt</w:t>
      </w:r>
      <w:r w:rsidR="00243180">
        <w:rPr>
          <w:rFonts w:ascii="Verdana" w:hAnsi="Verdana"/>
        </w:rPr>
        <w:t xml:space="preserve">. Damit die weitere Entwicklung und eventuelle Änderungen </w:t>
      </w:r>
      <w:r w:rsidR="00B11484">
        <w:rPr>
          <w:rFonts w:ascii="Verdana" w:hAnsi="Verdana"/>
        </w:rPr>
        <w:t xml:space="preserve">an </w:t>
      </w:r>
      <w:r w:rsidR="00243180">
        <w:rPr>
          <w:rFonts w:ascii="Verdana" w:hAnsi="Verdana"/>
        </w:rPr>
        <w:t xml:space="preserve">übergeordneten </w:t>
      </w:r>
      <w:r w:rsidR="00B11484">
        <w:rPr>
          <w:rFonts w:ascii="Verdana" w:hAnsi="Verdana"/>
        </w:rPr>
        <w:t xml:space="preserve">Projektbestandteilen </w:t>
      </w:r>
      <w:r w:rsidR="00243180">
        <w:rPr>
          <w:rFonts w:ascii="Verdana" w:hAnsi="Verdana"/>
        </w:rPr>
        <w:t xml:space="preserve">keinen Einfluss auf diese Projektarbeit haben, wurde der Stand </w:t>
      </w:r>
      <w:r w:rsidR="007E7D34">
        <w:rPr>
          <w:rFonts w:ascii="Verdana" w:hAnsi="Verdana"/>
        </w:rPr>
        <w:t xml:space="preserve">vom </w:t>
      </w:r>
      <w:r w:rsidR="00243180">
        <w:rPr>
          <w:rFonts w:ascii="Verdana" w:hAnsi="Verdana"/>
        </w:rPr>
        <w:t>26</w:t>
      </w:r>
      <w:r w:rsidR="007E7D34">
        <w:rPr>
          <w:rFonts w:ascii="Verdana" w:hAnsi="Verdana"/>
        </w:rPr>
        <w:t>.03.2018 zugrunde gelegt. Eine Implementierung findet später mittels GitHub statt, gehört aber nicht mehr zum Umfang dieser Projektarbeit.</w:t>
      </w:r>
    </w:p>
    <w:p w14:paraId="19B140AE" w14:textId="12A2038A" w:rsidR="00663CB4" w:rsidRDefault="00477F9B" w:rsidP="0075054A">
      <w:pPr>
        <w:jc w:val="both"/>
        <w:rPr>
          <w:rFonts w:ascii="Verdana" w:hAnsi="Verdana"/>
        </w:rPr>
      </w:pPr>
      <w:r>
        <w:rPr>
          <w:rFonts w:ascii="Verdana" w:hAnsi="Verdana"/>
        </w:rPr>
        <w:t xml:space="preserve">Basierend auf den </w:t>
      </w:r>
      <w:r w:rsidR="00E96663">
        <w:rPr>
          <w:rFonts w:ascii="Verdana" w:hAnsi="Verdana"/>
        </w:rPr>
        <w:t xml:space="preserve">Anforderungen, die bereits </w:t>
      </w:r>
      <w:r>
        <w:rPr>
          <w:rFonts w:ascii="Verdana" w:hAnsi="Verdana"/>
        </w:rPr>
        <w:t xml:space="preserve">unter Punkt </w:t>
      </w:r>
      <w:hyperlink w:anchor="_Projektziel" w:history="1">
        <w:r w:rsidRPr="00E17252">
          <w:rPr>
            <w:rStyle w:val="Hyperlink"/>
            <w:rFonts w:ascii="Verdana" w:hAnsi="Verdana"/>
          </w:rPr>
          <w:t>1</w:t>
        </w:r>
        <w:r w:rsidR="00E96663" w:rsidRPr="00E17252">
          <w:rPr>
            <w:rStyle w:val="Hyperlink"/>
            <w:rFonts w:ascii="Verdana" w:hAnsi="Verdana"/>
          </w:rPr>
          <w:t>.3 Projektziel</w:t>
        </w:r>
      </w:hyperlink>
      <w:r w:rsidR="00E96663">
        <w:rPr>
          <w:rFonts w:ascii="Verdana" w:hAnsi="Verdana"/>
        </w:rPr>
        <w:t xml:space="preserve"> und den Abgrenzungskriterien unter Punkt </w:t>
      </w:r>
      <w:hyperlink w:anchor="_Projektabgrenzung" w:history="1">
        <w:r w:rsidR="00E96663" w:rsidRPr="00E17252">
          <w:rPr>
            <w:rStyle w:val="Hyperlink"/>
            <w:rFonts w:ascii="Verdana" w:hAnsi="Verdana"/>
          </w:rPr>
          <w:t xml:space="preserve">1.4 </w:t>
        </w:r>
        <w:r w:rsidR="00E17252" w:rsidRPr="00E17252">
          <w:rPr>
            <w:rStyle w:val="Hyperlink"/>
            <w:rFonts w:ascii="Verdana" w:hAnsi="Verdana"/>
          </w:rPr>
          <w:t>Projektabgrenzung</w:t>
        </w:r>
      </w:hyperlink>
      <w:r w:rsidR="00E17252">
        <w:rPr>
          <w:rFonts w:ascii="Verdana" w:hAnsi="Verdana"/>
        </w:rPr>
        <w:t xml:space="preserve"> </w:t>
      </w:r>
      <w:r w:rsidR="00E96663">
        <w:rPr>
          <w:rFonts w:ascii="Verdana" w:hAnsi="Verdana"/>
        </w:rPr>
        <w:t xml:space="preserve">Erwähnung finden, </w:t>
      </w:r>
      <w:r>
        <w:rPr>
          <w:rFonts w:ascii="Verdana" w:hAnsi="Verdana"/>
        </w:rPr>
        <w:t>wurde ein Pflichtenheft (</w:t>
      </w:r>
      <w:hyperlink w:anchor="_A1_Pflichtenheft_(Auszug)" w:history="1">
        <w:r w:rsidRPr="00E17252">
          <w:rPr>
            <w:rStyle w:val="Hyperlink"/>
            <w:rFonts w:ascii="Verdana" w:hAnsi="Verdana"/>
          </w:rPr>
          <w:t>Anhang A</w:t>
        </w:r>
      </w:hyperlink>
      <w:r>
        <w:rPr>
          <w:rFonts w:ascii="Verdana" w:hAnsi="Verdana"/>
        </w:rPr>
        <w:t xml:space="preserve">) erstellt. </w:t>
      </w:r>
    </w:p>
    <w:p w14:paraId="7E2DF988" w14:textId="5ACC27C9" w:rsidR="00E17252" w:rsidRDefault="00E17252" w:rsidP="0075054A">
      <w:pPr>
        <w:jc w:val="both"/>
        <w:rPr>
          <w:rFonts w:ascii="Verdana" w:hAnsi="Verdana"/>
        </w:rPr>
      </w:pPr>
      <w:r>
        <w:rPr>
          <w:rFonts w:ascii="Verdana" w:hAnsi="Verdana"/>
        </w:rPr>
        <w:t xml:space="preserve">Da dieses Projekt von </w:t>
      </w:r>
      <w:r w:rsidR="002530B5">
        <w:rPr>
          <w:rFonts w:ascii="Verdana" w:hAnsi="Verdana"/>
        </w:rPr>
        <w:t xml:space="preserve">nur </w:t>
      </w:r>
      <w:r>
        <w:rPr>
          <w:rFonts w:ascii="Verdana" w:hAnsi="Verdana"/>
        </w:rPr>
        <w:t>einer Person durchgeführt wird</w:t>
      </w:r>
      <w:r w:rsidR="002530B5">
        <w:rPr>
          <w:rFonts w:ascii="Verdana" w:hAnsi="Verdana"/>
        </w:rPr>
        <w:t xml:space="preserve">, ist keine Absprache mit der Fachabteilung nötig. Die </w:t>
      </w:r>
      <w:r>
        <w:rPr>
          <w:rFonts w:ascii="Verdana" w:hAnsi="Verdana"/>
        </w:rPr>
        <w:t xml:space="preserve">einzelnen Entwicklungsschritte </w:t>
      </w:r>
      <w:r w:rsidR="002530B5">
        <w:rPr>
          <w:rFonts w:ascii="Verdana" w:hAnsi="Verdana"/>
        </w:rPr>
        <w:t xml:space="preserve">bauen </w:t>
      </w:r>
      <w:r>
        <w:rPr>
          <w:rFonts w:ascii="Verdana" w:hAnsi="Verdana"/>
        </w:rPr>
        <w:t>meist aufeinander auf</w:t>
      </w:r>
      <w:r w:rsidR="002530B5">
        <w:rPr>
          <w:rFonts w:ascii="Verdana" w:hAnsi="Verdana"/>
        </w:rPr>
        <w:t>. Somit</w:t>
      </w:r>
      <w:r>
        <w:rPr>
          <w:rFonts w:ascii="Verdana" w:hAnsi="Verdana"/>
        </w:rPr>
        <w:t xml:space="preserve"> bietet sich das Wasserfallmodell als geeignetes Vorgehensmodell an.</w:t>
      </w:r>
      <w:r w:rsidR="00064FB3">
        <w:rPr>
          <w:rFonts w:ascii="Verdana" w:hAnsi="Verdana"/>
        </w:rPr>
        <w:t xml:space="preserve"> Für eine bessere Übersicht und Einhaltung der angedachten Durchführungszeiten wurden im Projektablaufplan (</w:t>
      </w:r>
      <w:hyperlink w:anchor="_Projektphasen" w:history="1">
        <w:r w:rsidR="00064FB3" w:rsidRPr="00064FB3">
          <w:rPr>
            <w:rStyle w:val="Hyperlink"/>
            <w:rFonts w:ascii="Verdana" w:hAnsi="Verdana"/>
          </w:rPr>
          <w:t>Tabelle 1</w:t>
        </w:r>
      </w:hyperlink>
      <w:r w:rsidR="00064FB3">
        <w:rPr>
          <w:rFonts w:ascii="Verdana" w:hAnsi="Verdana"/>
        </w:rPr>
        <w:t xml:space="preserve">) </w:t>
      </w:r>
      <w:r w:rsidR="00BD4601">
        <w:rPr>
          <w:rFonts w:ascii="Verdana" w:hAnsi="Verdana"/>
        </w:rPr>
        <w:t xml:space="preserve">die Phasen </w:t>
      </w:r>
      <w:r w:rsidR="00064FB3">
        <w:rPr>
          <w:rFonts w:ascii="Verdana" w:hAnsi="Verdana"/>
        </w:rPr>
        <w:t xml:space="preserve">nicht nur aufgelistet, sondern auch gleich in die anfallenden Arbeitsschritte unterteilt. </w:t>
      </w:r>
    </w:p>
    <w:p w14:paraId="0EBAF71A" w14:textId="397ABD54" w:rsidR="00875B9D" w:rsidRDefault="00875B9D" w:rsidP="0075054A">
      <w:pPr>
        <w:jc w:val="both"/>
        <w:rPr>
          <w:rFonts w:ascii="Verdana" w:hAnsi="Verdana"/>
        </w:rPr>
      </w:pPr>
    </w:p>
    <w:p w14:paraId="34BE233F" w14:textId="77777777" w:rsidR="009D56FB" w:rsidRDefault="009D56FB" w:rsidP="0075054A">
      <w:pPr>
        <w:jc w:val="both"/>
        <w:rPr>
          <w:rFonts w:ascii="Verdana" w:hAnsi="Verdana"/>
        </w:rPr>
      </w:pPr>
    </w:p>
    <w:p w14:paraId="4255E069" w14:textId="5CB65F50" w:rsidR="002530B5" w:rsidRDefault="002530B5" w:rsidP="007C193E">
      <w:pPr>
        <w:pStyle w:val="berschrift3"/>
        <w:numPr>
          <w:ilvl w:val="1"/>
          <w:numId w:val="3"/>
        </w:numPr>
        <w:jc w:val="both"/>
        <w:rPr>
          <w:rFonts w:ascii="Verdana" w:hAnsi="Verdana"/>
        </w:rPr>
      </w:pPr>
      <w:bookmarkStart w:id="16" w:name="_Toc510783449"/>
      <w:r>
        <w:rPr>
          <w:rFonts w:ascii="Verdana" w:hAnsi="Verdana"/>
        </w:rPr>
        <w:t>Ressourcenplanung</w:t>
      </w:r>
      <w:bookmarkEnd w:id="16"/>
    </w:p>
    <w:p w14:paraId="09F8F695" w14:textId="4016B6B8" w:rsidR="002530B5" w:rsidRDefault="001F1284" w:rsidP="0075054A">
      <w:pPr>
        <w:jc w:val="both"/>
        <w:rPr>
          <w:rFonts w:ascii="Verdana" w:hAnsi="Verdana"/>
        </w:rPr>
      </w:pPr>
      <w:r>
        <w:rPr>
          <w:rFonts w:ascii="Verdana" w:hAnsi="Verdana"/>
        </w:rPr>
        <w:t xml:space="preserve">Unter Punkt </w:t>
      </w:r>
      <w:hyperlink w:anchor="_Was_ist_zur" w:history="1">
        <w:r w:rsidRPr="001F1284">
          <w:rPr>
            <w:rStyle w:val="Hyperlink"/>
            <w:rFonts w:ascii="Verdana" w:hAnsi="Verdana"/>
          </w:rPr>
          <w:t>3.2</w:t>
        </w:r>
      </w:hyperlink>
      <w:r>
        <w:rPr>
          <w:rFonts w:ascii="Verdana" w:hAnsi="Verdana"/>
        </w:rPr>
        <w:t xml:space="preserve"> sind alle notwendigen Ressourcen detailliert aufgelistet</w:t>
      </w:r>
      <w:r w:rsidR="00DD00B3">
        <w:rPr>
          <w:rFonts w:ascii="Verdana" w:hAnsi="Verdana"/>
        </w:rPr>
        <w:t>. Diese stehen dem Verfasser für die gesamte Projektdauer uneingeschränkt zur Verfügung. Eine Planung bzw. Absprache mit anderen Personen entfällt somit.</w:t>
      </w:r>
    </w:p>
    <w:p w14:paraId="7857E773" w14:textId="7A1F1904" w:rsidR="001F1284" w:rsidRDefault="00466118" w:rsidP="0075054A">
      <w:pPr>
        <w:jc w:val="both"/>
        <w:rPr>
          <w:rFonts w:ascii="Verdana" w:hAnsi="Verdana"/>
        </w:rPr>
      </w:pPr>
      <w:r>
        <w:rPr>
          <w:rFonts w:ascii="Verdana" w:hAnsi="Verdana"/>
        </w:rPr>
        <w:t xml:space="preserve">Bei der Umsetzung fallen keine besonderen Anforderungen an die Hardware an. Da überwiegend kostenfreie Programme verwendet werden, ist keine Beachtung von Lizenzen oder </w:t>
      </w:r>
      <w:r w:rsidR="00B11484">
        <w:rPr>
          <w:rFonts w:ascii="Verdana" w:hAnsi="Verdana"/>
        </w:rPr>
        <w:t>Ä</w:t>
      </w:r>
      <w:r>
        <w:rPr>
          <w:rFonts w:ascii="Verdana" w:hAnsi="Verdana"/>
        </w:rPr>
        <w:t xml:space="preserve">hnlichem nötig – ein </w:t>
      </w:r>
      <w:r w:rsidR="00541ED2">
        <w:rPr>
          <w:rFonts w:ascii="Verdana" w:hAnsi="Verdana"/>
        </w:rPr>
        <w:t>Standard-</w:t>
      </w:r>
      <w:r>
        <w:rPr>
          <w:rFonts w:ascii="Verdana" w:hAnsi="Verdana"/>
        </w:rPr>
        <w:t xml:space="preserve">EDV-Arbeitsplatz ist ausreichend. </w:t>
      </w:r>
    </w:p>
    <w:p w14:paraId="16C86D6F" w14:textId="4FA09933" w:rsidR="00466118" w:rsidRDefault="00466118" w:rsidP="0075054A">
      <w:pPr>
        <w:jc w:val="both"/>
        <w:rPr>
          <w:rFonts w:ascii="Verdana" w:hAnsi="Verdana"/>
        </w:rPr>
      </w:pPr>
      <w:r>
        <w:rPr>
          <w:rFonts w:ascii="Verdana" w:hAnsi="Verdana"/>
        </w:rPr>
        <w:t>Eingesetztes Personal ist ausschließlich der Verfasser dieser Dokumentation.</w:t>
      </w:r>
    </w:p>
    <w:p w14:paraId="3F711807" w14:textId="00832603" w:rsidR="00875B9D" w:rsidRDefault="00875B9D" w:rsidP="0075054A">
      <w:pPr>
        <w:jc w:val="both"/>
        <w:rPr>
          <w:rFonts w:ascii="Verdana" w:eastAsiaTheme="majorEastAsia" w:hAnsi="Verdana" w:cstheme="majorBidi"/>
          <w:color w:val="1F3763" w:themeColor="accent1" w:themeShade="7F"/>
          <w:sz w:val="24"/>
          <w:szCs w:val="24"/>
        </w:rPr>
      </w:pPr>
      <w:r>
        <w:rPr>
          <w:rFonts w:ascii="Verdana" w:hAnsi="Verdana"/>
        </w:rPr>
        <w:br w:type="page"/>
      </w:r>
    </w:p>
    <w:p w14:paraId="1C5710C9" w14:textId="61777930" w:rsidR="00663CB4" w:rsidRPr="00663CB4" w:rsidRDefault="00D56E07" w:rsidP="007C193E">
      <w:pPr>
        <w:pStyle w:val="berschrift3"/>
        <w:numPr>
          <w:ilvl w:val="1"/>
          <w:numId w:val="3"/>
        </w:numPr>
        <w:rPr>
          <w:rFonts w:ascii="Verdana" w:hAnsi="Verdana"/>
        </w:rPr>
      </w:pPr>
      <w:bookmarkStart w:id="17" w:name="_Projektphasen"/>
      <w:bookmarkStart w:id="18" w:name="_Toc510783450"/>
      <w:bookmarkEnd w:id="17"/>
      <w:r w:rsidRPr="00663CB4">
        <w:rPr>
          <w:rFonts w:ascii="Verdana" w:hAnsi="Verdana"/>
        </w:rPr>
        <w:lastRenderedPageBreak/>
        <w:t>Projektphasen</w:t>
      </w:r>
      <w:bookmarkEnd w:id="18"/>
    </w:p>
    <w:p w14:paraId="33A2F1EA" w14:textId="160FB327" w:rsidR="00BB3BA7" w:rsidRDefault="00BB3BA7" w:rsidP="00BB3BA7">
      <w:pPr>
        <w:rPr>
          <w:rFonts w:ascii="Verdana" w:hAnsi="Verdana"/>
        </w:rPr>
      </w:pPr>
      <w:r w:rsidRPr="000970A0">
        <w:rPr>
          <w:rFonts w:ascii="Verdana" w:hAnsi="Verdana"/>
        </w:rPr>
        <w:t>Zur Umsetzung des Projekts stehe</w:t>
      </w:r>
      <w:r w:rsidR="007E7D34">
        <w:rPr>
          <w:rFonts w:ascii="Verdana" w:hAnsi="Verdana"/>
        </w:rPr>
        <w:t>n</w:t>
      </w:r>
      <w:r w:rsidRPr="000970A0">
        <w:rPr>
          <w:rFonts w:ascii="Verdana" w:hAnsi="Verdana"/>
        </w:rPr>
        <w:t xml:space="preserve"> 70 Stunden (Vorgabe der IHK) zur Verfügung. Diese wurden vor Projektbeginn auf verschiedene Phasen verteilt, die während der Softwareentwicklung durchlaufen werden</w:t>
      </w:r>
      <w:r w:rsidR="00541ED2">
        <w:rPr>
          <w:rFonts w:ascii="Verdana" w:hAnsi="Verdana"/>
        </w:rPr>
        <w:t>:</w:t>
      </w:r>
      <w:r w:rsidRPr="000970A0">
        <w:rPr>
          <w:rFonts w:ascii="Verdana" w:hAnsi="Verdana"/>
        </w:rPr>
        <w:t xml:space="preserve"> </w:t>
      </w:r>
    </w:p>
    <w:p w14:paraId="1E5FDB97" w14:textId="6DB5C57E" w:rsidR="00494838" w:rsidRPr="00494838" w:rsidRDefault="00494838" w:rsidP="00494838">
      <w:pPr>
        <w:pStyle w:val="Beschriftung"/>
        <w:keepNext/>
        <w:jc w:val="center"/>
        <w:rPr>
          <w:rFonts w:ascii="Verdana" w:hAnsi="Verdana"/>
          <w:sz w:val="24"/>
          <w:szCs w:val="24"/>
        </w:rPr>
      </w:pPr>
    </w:p>
    <w:p w14:paraId="12B0AD11" w14:textId="74B1BEBA" w:rsidR="00494838" w:rsidRPr="00F47F56" w:rsidRDefault="00494838" w:rsidP="00494838">
      <w:pPr>
        <w:pStyle w:val="Beschriftung"/>
        <w:keepNext/>
        <w:rPr>
          <w:sz w:val="22"/>
          <w:szCs w:val="22"/>
        </w:rPr>
      </w:pPr>
      <w:r w:rsidRPr="00F47F56">
        <w:rPr>
          <w:sz w:val="22"/>
          <w:szCs w:val="22"/>
        </w:rPr>
        <w:t xml:space="preserve">Tabelle </w:t>
      </w:r>
      <w:r w:rsidRPr="00F47F56">
        <w:rPr>
          <w:sz w:val="22"/>
          <w:szCs w:val="22"/>
        </w:rPr>
        <w:fldChar w:fldCharType="begin"/>
      </w:r>
      <w:r w:rsidRPr="00F47F56">
        <w:rPr>
          <w:sz w:val="22"/>
          <w:szCs w:val="22"/>
        </w:rPr>
        <w:instrText xml:space="preserve"> SEQ Tabelle \* ARABIC </w:instrText>
      </w:r>
      <w:r w:rsidRPr="00F47F56">
        <w:rPr>
          <w:sz w:val="22"/>
          <w:szCs w:val="22"/>
        </w:rPr>
        <w:fldChar w:fldCharType="separate"/>
      </w:r>
      <w:r w:rsidR="006D2647">
        <w:rPr>
          <w:noProof/>
          <w:sz w:val="22"/>
          <w:szCs w:val="22"/>
        </w:rPr>
        <w:t>1</w:t>
      </w:r>
      <w:r w:rsidRPr="00F47F56">
        <w:rPr>
          <w:sz w:val="22"/>
          <w:szCs w:val="22"/>
        </w:rPr>
        <w:fldChar w:fldCharType="end"/>
      </w:r>
      <w:r w:rsidRPr="00F47F56">
        <w:rPr>
          <w:sz w:val="22"/>
          <w:szCs w:val="22"/>
        </w:rPr>
        <w:t>: Projektablaufplan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99"/>
        <w:gridCol w:w="2268"/>
      </w:tblGrid>
      <w:tr w:rsidR="007E7D34" w:rsidRPr="0048499E" w14:paraId="12C83F6C" w14:textId="77777777" w:rsidTr="00477F9B">
        <w:trPr>
          <w:trHeight w:val="305"/>
        </w:trPr>
        <w:tc>
          <w:tcPr>
            <w:tcW w:w="6799" w:type="dxa"/>
            <w:shd w:val="clear" w:color="auto" w:fill="B4C6E7" w:themeFill="accent1" w:themeFillTint="66"/>
            <w:noWrap/>
            <w:vAlign w:val="center"/>
          </w:tcPr>
          <w:p w14:paraId="14E56C54" w14:textId="77777777" w:rsidR="007E7D34" w:rsidRPr="0048499E" w:rsidRDefault="007E7D34" w:rsidP="00477F9B">
            <w:pPr>
              <w:spacing w:after="0"/>
              <w:rPr>
                <w:b/>
                <w:sz w:val="28"/>
                <w:szCs w:val="28"/>
              </w:rPr>
            </w:pPr>
            <w:r>
              <w:rPr>
                <w:b/>
                <w:sz w:val="28"/>
                <w:szCs w:val="28"/>
              </w:rPr>
              <w:t>Projektdauer</w:t>
            </w:r>
          </w:p>
        </w:tc>
        <w:tc>
          <w:tcPr>
            <w:tcW w:w="2268" w:type="dxa"/>
            <w:shd w:val="clear" w:color="auto" w:fill="B4C6E7" w:themeFill="accent1" w:themeFillTint="66"/>
            <w:noWrap/>
            <w:vAlign w:val="center"/>
          </w:tcPr>
          <w:p w14:paraId="4079914E" w14:textId="77777777" w:rsidR="007E7D34" w:rsidRPr="0048499E" w:rsidRDefault="007E7D34" w:rsidP="00477F9B">
            <w:pPr>
              <w:spacing w:after="0"/>
              <w:jc w:val="center"/>
              <w:rPr>
                <w:b/>
                <w:sz w:val="28"/>
                <w:szCs w:val="28"/>
              </w:rPr>
            </w:pPr>
            <w:r w:rsidRPr="0048499E">
              <w:rPr>
                <w:b/>
                <w:sz w:val="28"/>
                <w:szCs w:val="28"/>
              </w:rPr>
              <w:t>70 Stunden</w:t>
            </w:r>
          </w:p>
        </w:tc>
      </w:tr>
      <w:tr w:rsidR="007E7D34" w:rsidRPr="0048499E" w14:paraId="2012EDC9" w14:textId="77777777" w:rsidTr="00477F9B">
        <w:trPr>
          <w:trHeight w:val="305"/>
        </w:trPr>
        <w:tc>
          <w:tcPr>
            <w:tcW w:w="6799" w:type="dxa"/>
            <w:shd w:val="clear" w:color="auto" w:fill="B4C6E7" w:themeFill="accent1" w:themeFillTint="66"/>
            <w:noWrap/>
            <w:vAlign w:val="center"/>
          </w:tcPr>
          <w:p w14:paraId="2735BCCC" w14:textId="77777777" w:rsidR="007E7D34" w:rsidRPr="0048499E" w:rsidRDefault="007E7D34" w:rsidP="00477F9B">
            <w:pPr>
              <w:spacing w:after="0"/>
              <w:rPr>
                <w:b/>
                <w:sz w:val="24"/>
                <w:szCs w:val="24"/>
              </w:rPr>
            </w:pPr>
            <w:r w:rsidRPr="0048499E">
              <w:rPr>
                <w:b/>
                <w:sz w:val="24"/>
                <w:szCs w:val="24"/>
              </w:rPr>
              <w:t>Analyse</w:t>
            </w:r>
          </w:p>
        </w:tc>
        <w:tc>
          <w:tcPr>
            <w:tcW w:w="2268" w:type="dxa"/>
            <w:shd w:val="clear" w:color="auto" w:fill="B4C6E7" w:themeFill="accent1" w:themeFillTint="66"/>
            <w:noWrap/>
            <w:vAlign w:val="center"/>
          </w:tcPr>
          <w:p w14:paraId="5398982E" w14:textId="77777777" w:rsidR="007E7D34" w:rsidRPr="0048499E" w:rsidRDefault="007E7D34" w:rsidP="00477F9B">
            <w:pPr>
              <w:spacing w:after="0"/>
              <w:jc w:val="center"/>
              <w:rPr>
                <w:b/>
                <w:sz w:val="24"/>
                <w:szCs w:val="24"/>
              </w:rPr>
            </w:pPr>
            <w:r w:rsidRPr="0048499E">
              <w:rPr>
                <w:b/>
                <w:sz w:val="24"/>
                <w:szCs w:val="24"/>
              </w:rPr>
              <w:t>9 Stunden</w:t>
            </w:r>
          </w:p>
        </w:tc>
      </w:tr>
      <w:tr w:rsidR="007E7D34" w:rsidRPr="00C00976" w14:paraId="17808CA2" w14:textId="77777777" w:rsidTr="00477F9B">
        <w:trPr>
          <w:trHeight w:val="305"/>
        </w:trPr>
        <w:tc>
          <w:tcPr>
            <w:tcW w:w="6799" w:type="dxa"/>
            <w:shd w:val="clear" w:color="auto" w:fill="auto"/>
            <w:noWrap/>
            <w:vAlign w:val="center"/>
          </w:tcPr>
          <w:p w14:paraId="11390007" w14:textId="2BF26818" w:rsidR="007E7D34" w:rsidRPr="00D629E2" w:rsidRDefault="007E7D34" w:rsidP="00477F9B">
            <w:pPr>
              <w:spacing w:after="0"/>
              <w:ind w:left="708"/>
            </w:pPr>
            <w:r w:rsidRPr="00D629E2">
              <w:t>Ist-Analyse/Bestandsanalyse</w:t>
            </w:r>
          </w:p>
        </w:tc>
        <w:tc>
          <w:tcPr>
            <w:tcW w:w="2268" w:type="dxa"/>
            <w:shd w:val="clear" w:color="auto" w:fill="auto"/>
            <w:noWrap/>
            <w:vAlign w:val="center"/>
          </w:tcPr>
          <w:p w14:paraId="52C2D55F" w14:textId="77777777" w:rsidR="007E7D34" w:rsidRPr="00D629E2" w:rsidRDefault="007E7D34" w:rsidP="00477F9B">
            <w:pPr>
              <w:spacing w:after="0"/>
              <w:jc w:val="center"/>
            </w:pPr>
            <w:r>
              <w:t>3</w:t>
            </w:r>
            <w:r w:rsidRPr="00D629E2">
              <w:t xml:space="preserve"> Stunden</w:t>
            </w:r>
          </w:p>
        </w:tc>
      </w:tr>
      <w:tr w:rsidR="007E7D34" w:rsidRPr="00C00976" w14:paraId="68C4D9F1" w14:textId="77777777" w:rsidTr="00477F9B">
        <w:trPr>
          <w:trHeight w:val="305"/>
        </w:trPr>
        <w:tc>
          <w:tcPr>
            <w:tcW w:w="6799" w:type="dxa"/>
            <w:shd w:val="clear" w:color="auto" w:fill="auto"/>
            <w:noWrap/>
            <w:vAlign w:val="center"/>
          </w:tcPr>
          <w:p w14:paraId="399FE4A4" w14:textId="77777777" w:rsidR="007E7D34" w:rsidRPr="00D629E2" w:rsidRDefault="007E7D34" w:rsidP="00477F9B">
            <w:pPr>
              <w:spacing w:after="0"/>
              <w:ind w:left="708"/>
            </w:pPr>
            <w:r>
              <w:t>Analyse des bestehenden Quellcodes</w:t>
            </w:r>
          </w:p>
        </w:tc>
        <w:tc>
          <w:tcPr>
            <w:tcW w:w="2268" w:type="dxa"/>
            <w:shd w:val="clear" w:color="auto" w:fill="auto"/>
            <w:noWrap/>
            <w:vAlign w:val="center"/>
          </w:tcPr>
          <w:p w14:paraId="46132D7C" w14:textId="77777777" w:rsidR="007E7D34" w:rsidRPr="00D629E2" w:rsidRDefault="007E7D34" w:rsidP="00477F9B">
            <w:pPr>
              <w:spacing w:after="0"/>
              <w:jc w:val="center"/>
            </w:pPr>
            <w:r>
              <w:t>3</w:t>
            </w:r>
            <w:r w:rsidRPr="00D629E2">
              <w:t xml:space="preserve"> Stunden</w:t>
            </w:r>
          </w:p>
        </w:tc>
      </w:tr>
      <w:tr w:rsidR="007E7D34" w:rsidRPr="00C00976" w14:paraId="1D1EFBE7" w14:textId="77777777" w:rsidTr="00477F9B">
        <w:trPr>
          <w:trHeight w:val="305"/>
        </w:trPr>
        <w:tc>
          <w:tcPr>
            <w:tcW w:w="6799" w:type="dxa"/>
            <w:shd w:val="clear" w:color="auto" w:fill="auto"/>
            <w:noWrap/>
            <w:vAlign w:val="center"/>
          </w:tcPr>
          <w:p w14:paraId="62E9E1F8" w14:textId="77777777" w:rsidR="007E7D34" w:rsidRPr="00D629E2" w:rsidRDefault="007E7D34" w:rsidP="00477F9B">
            <w:pPr>
              <w:spacing w:after="0"/>
              <w:ind w:left="708"/>
            </w:pPr>
            <w:r w:rsidRPr="00D629E2">
              <w:t>Analyse der Wirtschaftlichkeit</w:t>
            </w:r>
          </w:p>
        </w:tc>
        <w:tc>
          <w:tcPr>
            <w:tcW w:w="2268" w:type="dxa"/>
            <w:shd w:val="clear" w:color="auto" w:fill="auto"/>
            <w:noWrap/>
            <w:vAlign w:val="center"/>
          </w:tcPr>
          <w:p w14:paraId="418EC4C1" w14:textId="77777777" w:rsidR="007E7D34" w:rsidRPr="00D629E2" w:rsidRDefault="007E7D34" w:rsidP="00477F9B">
            <w:pPr>
              <w:spacing w:after="0"/>
              <w:jc w:val="center"/>
            </w:pPr>
            <w:r w:rsidRPr="00D629E2">
              <w:t>3 Stunden</w:t>
            </w:r>
          </w:p>
        </w:tc>
      </w:tr>
      <w:tr w:rsidR="007E7D34" w:rsidRPr="0048499E" w14:paraId="64EAE2A3" w14:textId="77777777" w:rsidTr="00477F9B">
        <w:trPr>
          <w:trHeight w:val="305"/>
        </w:trPr>
        <w:tc>
          <w:tcPr>
            <w:tcW w:w="6799" w:type="dxa"/>
            <w:shd w:val="clear" w:color="auto" w:fill="B4C6E7" w:themeFill="accent1" w:themeFillTint="66"/>
            <w:noWrap/>
            <w:vAlign w:val="center"/>
          </w:tcPr>
          <w:p w14:paraId="48B293F3" w14:textId="77777777" w:rsidR="007E7D34" w:rsidRPr="0048499E" w:rsidRDefault="007E7D34" w:rsidP="00477F9B">
            <w:pPr>
              <w:spacing w:after="0"/>
              <w:rPr>
                <w:b/>
                <w:sz w:val="24"/>
                <w:szCs w:val="24"/>
              </w:rPr>
            </w:pPr>
            <w:r w:rsidRPr="0048499E">
              <w:rPr>
                <w:b/>
                <w:sz w:val="24"/>
                <w:szCs w:val="24"/>
              </w:rPr>
              <w:t>Entwurf</w:t>
            </w:r>
          </w:p>
        </w:tc>
        <w:tc>
          <w:tcPr>
            <w:tcW w:w="2268" w:type="dxa"/>
            <w:shd w:val="clear" w:color="auto" w:fill="B4C6E7" w:themeFill="accent1" w:themeFillTint="66"/>
            <w:noWrap/>
            <w:vAlign w:val="center"/>
          </w:tcPr>
          <w:p w14:paraId="05E2B29D" w14:textId="77777777" w:rsidR="007E7D34" w:rsidRPr="0048499E" w:rsidRDefault="007E7D34" w:rsidP="00477F9B">
            <w:pPr>
              <w:spacing w:after="0"/>
              <w:jc w:val="center"/>
              <w:rPr>
                <w:b/>
                <w:sz w:val="24"/>
                <w:szCs w:val="24"/>
              </w:rPr>
            </w:pPr>
            <w:r w:rsidRPr="0048499E">
              <w:rPr>
                <w:b/>
                <w:sz w:val="24"/>
                <w:szCs w:val="24"/>
              </w:rPr>
              <w:t>10 Stunden</w:t>
            </w:r>
          </w:p>
        </w:tc>
      </w:tr>
      <w:tr w:rsidR="007E7D34" w:rsidRPr="00C00976" w14:paraId="7ACF3516" w14:textId="77777777" w:rsidTr="00477F9B">
        <w:trPr>
          <w:trHeight w:val="305"/>
        </w:trPr>
        <w:tc>
          <w:tcPr>
            <w:tcW w:w="6799" w:type="dxa"/>
            <w:shd w:val="clear" w:color="auto" w:fill="auto"/>
            <w:noWrap/>
            <w:vAlign w:val="center"/>
          </w:tcPr>
          <w:p w14:paraId="22056A7F" w14:textId="77777777" w:rsidR="007E7D34" w:rsidRPr="00D629E2" w:rsidRDefault="007E7D34" w:rsidP="00477F9B">
            <w:pPr>
              <w:spacing w:after="0"/>
              <w:ind w:left="708"/>
            </w:pPr>
            <w:r w:rsidRPr="00D629E2">
              <w:t>Use-Case-Diagramm</w:t>
            </w:r>
          </w:p>
        </w:tc>
        <w:tc>
          <w:tcPr>
            <w:tcW w:w="2268" w:type="dxa"/>
            <w:shd w:val="clear" w:color="auto" w:fill="auto"/>
            <w:noWrap/>
            <w:vAlign w:val="center"/>
          </w:tcPr>
          <w:p w14:paraId="44D35776" w14:textId="77777777" w:rsidR="007E7D34" w:rsidRPr="00D629E2" w:rsidRDefault="007E7D34" w:rsidP="00477F9B">
            <w:pPr>
              <w:spacing w:after="0"/>
              <w:jc w:val="center"/>
            </w:pPr>
            <w:r w:rsidRPr="00D629E2">
              <w:t>2 Stunden</w:t>
            </w:r>
          </w:p>
        </w:tc>
      </w:tr>
      <w:tr w:rsidR="007E7D34" w:rsidRPr="00C00976" w14:paraId="777BC4FE" w14:textId="77777777" w:rsidTr="00477F9B">
        <w:trPr>
          <w:trHeight w:val="305"/>
        </w:trPr>
        <w:tc>
          <w:tcPr>
            <w:tcW w:w="6799" w:type="dxa"/>
            <w:shd w:val="clear" w:color="auto" w:fill="auto"/>
            <w:noWrap/>
            <w:vAlign w:val="center"/>
          </w:tcPr>
          <w:p w14:paraId="7A348A6B" w14:textId="0D901B17" w:rsidR="007E7D34" w:rsidRPr="00D629E2" w:rsidRDefault="007E7D34" w:rsidP="00477F9B">
            <w:pPr>
              <w:spacing w:after="0"/>
              <w:ind w:left="708"/>
            </w:pPr>
            <w:r w:rsidRPr="00D629E2">
              <w:t>Entity-</w:t>
            </w:r>
            <w:r w:rsidR="00541ED2" w:rsidRPr="00D629E2">
              <w:t>Relationship</w:t>
            </w:r>
            <w:r w:rsidR="00541ED2">
              <w:t>-</w:t>
            </w:r>
            <w:r w:rsidRPr="00D629E2">
              <w:t>Modell</w:t>
            </w:r>
          </w:p>
        </w:tc>
        <w:tc>
          <w:tcPr>
            <w:tcW w:w="2268" w:type="dxa"/>
            <w:shd w:val="clear" w:color="auto" w:fill="auto"/>
            <w:noWrap/>
            <w:vAlign w:val="center"/>
          </w:tcPr>
          <w:p w14:paraId="4CAF2DC5" w14:textId="77777777" w:rsidR="007E7D34" w:rsidRPr="00D629E2" w:rsidRDefault="007E7D34" w:rsidP="00477F9B">
            <w:pPr>
              <w:spacing w:after="0"/>
              <w:jc w:val="center"/>
            </w:pPr>
            <w:r w:rsidRPr="00D629E2">
              <w:t>2 Stunden</w:t>
            </w:r>
          </w:p>
        </w:tc>
      </w:tr>
      <w:tr w:rsidR="007E7D34" w:rsidRPr="00C00976" w14:paraId="5B7B7770" w14:textId="77777777" w:rsidTr="00477F9B">
        <w:trPr>
          <w:trHeight w:val="305"/>
        </w:trPr>
        <w:tc>
          <w:tcPr>
            <w:tcW w:w="6799" w:type="dxa"/>
            <w:shd w:val="clear" w:color="auto" w:fill="auto"/>
            <w:noWrap/>
            <w:vAlign w:val="center"/>
          </w:tcPr>
          <w:p w14:paraId="624129B9" w14:textId="77777777" w:rsidR="007E7D34" w:rsidRPr="00D629E2" w:rsidRDefault="007E7D34" w:rsidP="00477F9B">
            <w:pPr>
              <w:spacing w:after="0"/>
              <w:ind w:left="708"/>
            </w:pPr>
            <w:r w:rsidRPr="00D629E2">
              <w:t>Programmablaufplan</w:t>
            </w:r>
          </w:p>
        </w:tc>
        <w:tc>
          <w:tcPr>
            <w:tcW w:w="2268" w:type="dxa"/>
            <w:shd w:val="clear" w:color="auto" w:fill="auto"/>
            <w:noWrap/>
            <w:vAlign w:val="center"/>
          </w:tcPr>
          <w:p w14:paraId="78EA9C4F" w14:textId="77777777" w:rsidR="007E7D34" w:rsidRPr="00D629E2" w:rsidRDefault="007E7D34" w:rsidP="00477F9B">
            <w:pPr>
              <w:spacing w:after="0"/>
              <w:jc w:val="center"/>
            </w:pPr>
            <w:r w:rsidRPr="00D629E2">
              <w:t>3 Stunden</w:t>
            </w:r>
          </w:p>
        </w:tc>
      </w:tr>
      <w:tr w:rsidR="007E7D34" w:rsidRPr="00C00976" w14:paraId="3A3126DF" w14:textId="77777777" w:rsidTr="00477F9B">
        <w:trPr>
          <w:trHeight w:val="305"/>
        </w:trPr>
        <w:tc>
          <w:tcPr>
            <w:tcW w:w="6799" w:type="dxa"/>
            <w:shd w:val="clear" w:color="auto" w:fill="auto"/>
            <w:noWrap/>
            <w:vAlign w:val="center"/>
          </w:tcPr>
          <w:p w14:paraId="2AA1DD87" w14:textId="77777777" w:rsidR="007E7D34" w:rsidRPr="00D629E2" w:rsidRDefault="007E7D34" w:rsidP="00477F9B">
            <w:pPr>
              <w:spacing w:after="0"/>
              <w:ind w:left="708"/>
            </w:pPr>
            <w:r w:rsidRPr="00D629E2">
              <w:t>Pflichtenheft</w:t>
            </w:r>
          </w:p>
        </w:tc>
        <w:tc>
          <w:tcPr>
            <w:tcW w:w="2268" w:type="dxa"/>
            <w:shd w:val="clear" w:color="auto" w:fill="auto"/>
            <w:noWrap/>
            <w:vAlign w:val="center"/>
          </w:tcPr>
          <w:p w14:paraId="1EBC55B8" w14:textId="77777777" w:rsidR="007E7D34" w:rsidRPr="00D629E2" w:rsidRDefault="007E7D34" w:rsidP="00477F9B">
            <w:pPr>
              <w:spacing w:after="0"/>
              <w:jc w:val="center"/>
            </w:pPr>
            <w:r w:rsidRPr="00D629E2">
              <w:t>3 Stunden</w:t>
            </w:r>
          </w:p>
        </w:tc>
      </w:tr>
      <w:tr w:rsidR="007E7D34" w:rsidRPr="0048499E" w14:paraId="0CA72EFD" w14:textId="77777777" w:rsidTr="00477F9B">
        <w:trPr>
          <w:trHeight w:val="305"/>
        </w:trPr>
        <w:tc>
          <w:tcPr>
            <w:tcW w:w="6799" w:type="dxa"/>
            <w:shd w:val="clear" w:color="auto" w:fill="B4C6E7" w:themeFill="accent1" w:themeFillTint="66"/>
            <w:noWrap/>
            <w:vAlign w:val="center"/>
          </w:tcPr>
          <w:p w14:paraId="0AAD073E" w14:textId="77777777" w:rsidR="007E7D34" w:rsidRPr="0048499E" w:rsidRDefault="007E7D34" w:rsidP="00477F9B">
            <w:pPr>
              <w:spacing w:after="0"/>
              <w:rPr>
                <w:b/>
                <w:sz w:val="24"/>
                <w:szCs w:val="24"/>
              </w:rPr>
            </w:pPr>
            <w:r w:rsidRPr="0048499E">
              <w:rPr>
                <w:b/>
                <w:sz w:val="24"/>
                <w:szCs w:val="24"/>
              </w:rPr>
              <w:t>Realisierung</w:t>
            </w:r>
          </w:p>
        </w:tc>
        <w:tc>
          <w:tcPr>
            <w:tcW w:w="2268" w:type="dxa"/>
            <w:shd w:val="clear" w:color="auto" w:fill="B4C6E7" w:themeFill="accent1" w:themeFillTint="66"/>
            <w:noWrap/>
            <w:vAlign w:val="center"/>
          </w:tcPr>
          <w:p w14:paraId="2AFB7AEA" w14:textId="77777777" w:rsidR="007E7D34" w:rsidRPr="0048499E" w:rsidRDefault="007E7D34" w:rsidP="00477F9B">
            <w:pPr>
              <w:spacing w:after="0"/>
              <w:jc w:val="center"/>
              <w:rPr>
                <w:b/>
                <w:sz w:val="24"/>
                <w:szCs w:val="24"/>
              </w:rPr>
            </w:pPr>
            <w:r>
              <w:rPr>
                <w:b/>
                <w:sz w:val="24"/>
                <w:szCs w:val="24"/>
              </w:rPr>
              <w:t>22</w:t>
            </w:r>
            <w:r w:rsidRPr="0048499E">
              <w:rPr>
                <w:b/>
                <w:sz w:val="24"/>
                <w:szCs w:val="24"/>
              </w:rPr>
              <w:t xml:space="preserve"> Stunden</w:t>
            </w:r>
          </w:p>
        </w:tc>
      </w:tr>
      <w:tr w:rsidR="007E7D34" w:rsidRPr="00C00976" w14:paraId="2DAFFE54" w14:textId="77777777" w:rsidTr="00477F9B">
        <w:trPr>
          <w:trHeight w:val="305"/>
        </w:trPr>
        <w:tc>
          <w:tcPr>
            <w:tcW w:w="6799" w:type="dxa"/>
            <w:shd w:val="clear" w:color="auto" w:fill="auto"/>
            <w:noWrap/>
            <w:vAlign w:val="center"/>
          </w:tcPr>
          <w:p w14:paraId="04C25A6F" w14:textId="07796014" w:rsidR="007E7D34" w:rsidRPr="00D629E2" w:rsidRDefault="007E7D34" w:rsidP="00477F9B">
            <w:pPr>
              <w:spacing w:after="0"/>
              <w:ind w:left="708"/>
            </w:pPr>
            <w:r w:rsidRPr="00D629E2">
              <w:t>Installation/Konfiguration</w:t>
            </w:r>
          </w:p>
        </w:tc>
        <w:tc>
          <w:tcPr>
            <w:tcW w:w="2268" w:type="dxa"/>
            <w:shd w:val="clear" w:color="auto" w:fill="auto"/>
            <w:noWrap/>
            <w:vAlign w:val="center"/>
          </w:tcPr>
          <w:p w14:paraId="2F14027B" w14:textId="77777777" w:rsidR="007E7D34" w:rsidRPr="00D629E2" w:rsidRDefault="007E7D34" w:rsidP="00477F9B">
            <w:pPr>
              <w:spacing w:after="0"/>
              <w:jc w:val="center"/>
            </w:pPr>
            <w:r w:rsidRPr="00D629E2">
              <w:t>2 Stunden</w:t>
            </w:r>
          </w:p>
        </w:tc>
      </w:tr>
      <w:tr w:rsidR="007E7D34" w:rsidRPr="00C00976" w14:paraId="60566CDC" w14:textId="77777777" w:rsidTr="00477F9B">
        <w:trPr>
          <w:trHeight w:val="305"/>
        </w:trPr>
        <w:tc>
          <w:tcPr>
            <w:tcW w:w="6799" w:type="dxa"/>
            <w:shd w:val="clear" w:color="auto" w:fill="auto"/>
            <w:noWrap/>
            <w:vAlign w:val="center"/>
          </w:tcPr>
          <w:p w14:paraId="53BCA798" w14:textId="5C252F56" w:rsidR="007E7D34" w:rsidRPr="00D629E2" w:rsidRDefault="007E7D34" w:rsidP="00477F9B">
            <w:pPr>
              <w:spacing w:after="0"/>
              <w:ind w:left="708"/>
            </w:pPr>
            <w:r w:rsidRPr="00D629E2">
              <w:t>Model</w:t>
            </w:r>
            <w:r w:rsidR="00B11484">
              <w:t>l</w:t>
            </w:r>
            <w:r w:rsidRPr="00D629E2">
              <w:t xml:space="preserve"> </w:t>
            </w:r>
            <w:r w:rsidR="00B11484">
              <w:t>„</w:t>
            </w:r>
            <w:r w:rsidRPr="00B11484">
              <w:t>Erfolge</w:t>
            </w:r>
            <w:r w:rsidR="00B11484">
              <w:t>“</w:t>
            </w:r>
            <w:r w:rsidRPr="00D629E2">
              <w:t xml:space="preserve"> erstellen und Datenbank migrieren</w:t>
            </w:r>
          </w:p>
        </w:tc>
        <w:tc>
          <w:tcPr>
            <w:tcW w:w="2268" w:type="dxa"/>
            <w:shd w:val="clear" w:color="auto" w:fill="auto"/>
            <w:noWrap/>
            <w:vAlign w:val="center"/>
          </w:tcPr>
          <w:p w14:paraId="07764C36" w14:textId="77777777" w:rsidR="007E7D34" w:rsidRPr="00D629E2" w:rsidRDefault="007E7D34" w:rsidP="00477F9B">
            <w:pPr>
              <w:spacing w:after="0"/>
              <w:jc w:val="center"/>
            </w:pPr>
            <w:r w:rsidRPr="00D629E2">
              <w:t>2 Stunden</w:t>
            </w:r>
          </w:p>
        </w:tc>
      </w:tr>
      <w:tr w:rsidR="007E7D34" w:rsidRPr="00C00976" w14:paraId="4F241ED5" w14:textId="77777777" w:rsidTr="00477F9B">
        <w:trPr>
          <w:trHeight w:val="305"/>
        </w:trPr>
        <w:tc>
          <w:tcPr>
            <w:tcW w:w="6799" w:type="dxa"/>
            <w:shd w:val="clear" w:color="auto" w:fill="auto"/>
            <w:noWrap/>
            <w:vAlign w:val="center"/>
          </w:tcPr>
          <w:p w14:paraId="6E9B2B6E" w14:textId="77777777" w:rsidR="007E7D34" w:rsidRPr="00D629E2" w:rsidRDefault="007E7D34" w:rsidP="00477F9B">
            <w:pPr>
              <w:spacing w:after="0"/>
              <w:ind w:left="708"/>
            </w:pPr>
            <w:r w:rsidRPr="00D629E2">
              <w:t>Menü-Auswahl „</w:t>
            </w:r>
            <w:r w:rsidRPr="00B11484">
              <w:t>Erfolge</w:t>
            </w:r>
            <w:r w:rsidRPr="00D629E2">
              <w:t>“ hinzufügen</w:t>
            </w:r>
          </w:p>
        </w:tc>
        <w:tc>
          <w:tcPr>
            <w:tcW w:w="2268" w:type="dxa"/>
            <w:shd w:val="clear" w:color="auto" w:fill="auto"/>
            <w:noWrap/>
            <w:vAlign w:val="center"/>
          </w:tcPr>
          <w:p w14:paraId="51DE104C" w14:textId="77777777" w:rsidR="007E7D34" w:rsidRPr="00D629E2" w:rsidRDefault="007E7D34" w:rsidP="00477F9B">
            <w:pPr>
              <w:spacing w:after="0"/>
              <w:jc w:val="center"/>
            </w:pPr>
            <w:r w:rsidRPr="00D629E2">
              <w:t>1 Stunde</w:t>
            </w:r>
          </w:p>
        </w:tc>
      </w:tr>
      <w:tr w:rsidR="007E7D34" w:rsidRPr="00C00976" w14:paraId="035505E4" w14:textId="77777777" w:rsidTr="00477F9B">
        <w:trPr>
          <w:trHeight w:val="305"/>
        </w:trPr>
        <w:tc>
          <w:tcPr>
            <w:tcW w:w="6799" w:type="dxa"/>
            <w:shd w:val="clear" w:color="auto" w:fill="auto"/>
            <w:noWrap/>
            <w:vAlign w:val="center"/>
          </w:tcPr>
          <w:p w14:paraId="37BFA872" w14:textId="2408FF8B" w:rsidR="007E7D34" w:rsidRPr="00D629E2" w:rsidRDefault="007E7D34" w:rsidP="00477F9B">
            <w:pPr>
              <w:spacing w:after="0"/>
              <w:ind w:left="708"/>
            </w:pPr>
            <w:r w:rsidRPr="00D629E2">
              <w:t xml:space="preserve">Erstellung: Ansicht </w:t>
            </w:r>
            <w:r w:rsidR="00B11484">
              <w:t>„</w:t>
            </w:r>
            <w:r w:rsidRPr="00B11484">
              <w:t>Erfolge</w:t>
            </w:r>
            <w:r w:rsidR="00B11484">
              <w:t>“</w:t>
            </w:r>
          </w:p>
        </w:tc>
        <w:tc>
          <w:tcPr>
            <w:tcW w:w="2268" w:type="dxa"/>
            <w:shd w:val="clear" w:color="auto" w:fill="auto"/>
            <w:noWrap/>
            <w:vAlign w:val="center"/>
          </w:tcPr>
          <w:p w14:paraId="4EADF9CD" w14:textId="77777777" w:rsidR="007E7D34" w:rsidRPr="00D629E2" w:rsidRDefault="007E7D34" w:rsidP="00477F9B">
            <w:pPr>
              <w:spacing w:after="0"/>
              <w:jc w:val="center"/>
            </w:pPr>
            <w:r w:rsidRPr="00D629E2">
              <w:t>2 Stunden</w:t>
            </w:r>
          </w:p>
        </w:tc>
      </w:tr>
      <w:tr w:rsidR="007E7D34" w:rsidRPr="00C00976" w14:paraId="5CD30363" w14:textId="77777777" w:rsidTr="00477F9B">
        <w:trPr>
          <w:trHeight w:val="305"/>
        </w:trPr>
        <w:tc>
          <w:tcPr>
            <w:tcW w:w="6799" w:type="dxa"/>
            <w:shd w:val="clear" w:color="auto" w:fill="auto"/>
            <w:noWrap/>
            <w:vAlign w:val="center"/>
          </w:tcPr>
          <w:p w14:paraId="6FCFBC30" w14:textId="08403FCE" w:rsidR="007E7D34" w:rsidRPr="00D629E2" w:rsidRDefault="007E7D34" w:rsidP="00477F9B">
            <w:pPr>
              <w:spacing w:after="0"/>
              <w:ind w:left="708"/>
            </w:pPr>
            <w:r w:rsidRPr="00D629E2">
              <w:t>Erstellung: Detail</w:t>
            </w:r>
            <w:r w:rsidR="00541ED2">
              <w:t>a</w:t>
            </w:r>
            <w:r w:rsidRPr="00D629E2">
              <w:t>nsicht</w:t>
            </w:r>
          </w:p>
        </w:tc>
        <w:tc>
          <w:tcPr>
            <w:tcW w:w="2268" w:type="dxa"/>
            <w:shd w:val="clear" w:color="auto" w:fill="auto"/>
            <w:noWrap/>
            <w:vAlign w:val="center"/>
          </w:tcPr>
          <w:p w14:paraId="0F737EC5" w14:textId="77777777" w:rsidR="007E7D34" w:rsidRPr="00D629E2" w:rsidRDefault="007E7D34" w:rsidP="00477F9B">
            <w:pPr>
              <w:spacing w:after="0"/>
              <w:jc w:val="center"/>
            </w:pPr>
            <w:r w:rsidRPr="00D629E2">
              <w:t>2 Stunden</w:t>
            </w:r>
          </w:p>
        </w:tc>
      </w:tr>
      <w:tr w:rsidR="007E7D34" w:rsidRPr="00C00976" w14:paraId="76E7FA93" w14:textId="77777777" w:rsidTr="00477F9B">
        <w:trPr>
          <w:trHeight w:val="305"/>
        </w:trPr>
        <w:tc>
          <w:tcPr>
            <w:tcW w:w="6799" w:type="dxa"/>
            <w:shd w:val="clear" w:color="auto" w:fill="auto"/>
            <w:noWrap/>
            <w:vAlign w:val="center"/>
          </w:tcPr>
          <w:p w14:paraId="2635D32B" w14:textId="77777777" w:rsidR="007E7D34" w:rsidRPr="00D629E2" w:rsidRDefault="007E7D34" w:rsidP="00477F9B">
            <w:pPr>
              <w:spacing w:after="0"/>
              <w:ind w:left="708"/>
            </w:pPr>
            <w:r w:rsidRPr="00D629E2">
              <w:t>Algorithmen zur Erkennung von Lernerfolgen</w:t>
            </w:r>
          </w:p>
        </w:tc>
        <w:tc>
          <w:tcPr>
            <w:tcW w:w="2268" w:type="dxa"/>
            <w:shd w:val="clear" w:color="auto" w:fill="auto"/>
            <w:noWrap/>
            <w:vAlign w:val="center"/>
          </w:tcPr>
          <w:p w14:paraId="79F2E92A" w14:textId="77777777" w:rsidR="007E7D34" w:rsidRPr="00D629E2" w:rsidRDefault="007E7D34" w:rsidP="00477F9B">
            <w:pPr>
              <w:spacing w:after="0"/>
              <w:jc w:val="center"/>
            </w:pPr>
            <w:r w:rsidRPr="00D629E2">
              <w:t>12 Stunden</w:t>
            </w:r>
          </w:p>
        </w:tc>
      </w:tr>
      <w:tr w:rsidR="007E7D34" w:rsidRPr="00C00976" w14:paraId="2FA11CEE" w14:textId="77777777" w:rsidTr="00477F9B">
        <w:trPr>
          <w:trHeight w:val="305"/>
        </w:trPr>
        <w:tc>
          <w:tcPr>
            <w:tcW w:w="6799" w:type="dxa"/>
            <w:shd w:val="clear" w:color="auto" w:fill="auto"/>
            <w:noWrap/>
            <w:vAlign w:val="center"/>
          </w:tcPr>
          <w:p w14:paraId="3C84BF3B" w14:textId="77777777" w:rsidR="007E7D34" w:rsidRPr="00D629E2" w:rsidRDefault="007E7D34" w:rsidP="00477F9B">
            <w:pPr>
              <w:spacing w:after="0"/>
              <w:ind w:left="708"/>
            </w:pPr>
            <w:r w:rsidRPr="00D629E2">
              <w:t>Event zur Ausführung der Überprüfung und Speicherung</w:t>
            </w:r>
          </w:p>
        </w:tc>
        <w:tc>
          <w:tcPr>
            <w:tcW w:w="2268" w:type="dxa"/>
            <w:shd w:val="clear" w:color="auto" w:fill="auto"/>
            <w:noWrap/>
            <w:vAlign w:val="center"/>
          </w:tcPr>
          <w:p w14:paraId="4BA90E94" w14:textId="23DC802E" w:rsidR="007E7D34" w:rsidRPr="00D629E2" w:rsidRDefault="007E7D34" w:rsidP="00477F9B">
            <w:pPr>
              <w:spacing w:after="0"/>
              <w:jc w:val="center"/>
            </w:pPr>
            <w:r>
              <w:t>1</w:t>
            </w:r>
            <w:r w:rsidRPr="00D629E2">
              <w:t xml:space="preserve"> Stunde</w:t>
            </w:r>
          </w:p>
        </w:tc>
      </w:tr>
      <w:tr w:rsidR="007E7D34" w:rsidRPr="0048499E" w14:paraId="308615CE" w14:textId="77777777" w:rsidTr="00477F9B">
        <w:trPr>
          <w:trHeight w:val="305"/>
        </w:trPr>
        <w:tc>
          <w:tcPr>
            <w:tcW w:w="6799" w:type="dxa"/>
            <w:shd w:val="clear" w:color="auto" w:fill="B4C6E7" w:themeFill="accent1" w:themeFillTint="66"/>
            <w:noWrap/>
            <w:vAlign w:val="center"/>
          </w:tcPr>
          <w:p w14:paraId="52DFB625" w14:textId="77777777" w:rsidR="007E7D34" w:rsidRPr="0048499E" w:rsidRDefault="007E7D34" w:rsidP="00477F9B">
            <w:pPr>
              <w:spacing w:after="0"/>
              <w:rPr>
                <w:b/>
                <w:sz w:val="24"/>
                <w:szCs w:val="24"/>
              </w:rPr>
            </w:pPr>
            <w:r w:rsidRPr="0048499E">
              <w:rPr>
                <w:b/>
                <w:sz w:val="24"/>
                <w:szCs w:val="24"/>
              </w:rPr>
              <w:t>Tests</w:t>
            </w:r>
          </w:p>
        </w:tc>
        <w:tc>
          <w:tcPr>
            <w:tcW w:w="2268" w:type="dxa"/>
            <w:shd w:val="clear" w:color="auto" w:fill="B4C6E7" w:themeFill="accent1" w:themeFillTint="66"/>
            <w:noWrap/>
            <w:vAlign w:val="center"/>
          </w:tcPr>
          <w:p w14:paraId="6B5B818E" w14:textId="77777777" w:rsidR="007E7D34" w:rsidRPr="0048499E" w:rsidRDefault="007E7D34" w:rsidP="00477F9B">
            <w:pPr>
              <w:spacing w:after="0"/>
              <w:jc w:val="center"/>
              <w:rPr>
                <w:b/>
                <w:sz w:val="24"/>
                <w:szCs w:val="24"/>
              </w:rPr>
            </w:pPr>
            <w:r>
              <w:rPr>
                <w:b/>
                <w:sz w:val="24"/>
                <w:szCs w:val="24"/>
              </w:rPr>
              <w:t>12</w:t>
            </w:r>
            <w:r w:rsidRPr="0048499E">
              <w:rPr>
                <w:b/>
                <w:sz w:val="24"/>
                <w:szCs w:val="24"/>
              </w:rPr>
              <w:t xml:space="preserve"> Stunden</w:t>
            </w:r>
          </w:p>
        </w:tc>
      </w:tr>
      <w:tr w:rsidR="007E7D34" w:rsidRPr="00C00976" w14:paraId="3AAF84E2" w14:textId="77777777" w:rsidTr="00477F9B">
        <w:trPr>
          <w:trHeight w:val="305"/>
        </w:trPr>
        <w:tc>
          <w:tcPr>
            <w:tcW w:w="6799" w:type="dxa"/>
            <w:shd w:val="clear" w:color="auto" w:fill="auto"/>
            <w:noWrap/>
            <w:vAlign w:val="center"/>
          </w:tcPr>
          <w:p w14:paraId="22FF44FF" w14:textId="77777777" w:rsidR="007E7D34" w:rsidRPr="00D629E2" w:rsidRDefault="007E7D34" w:rsidP="00477F9B">
            <w:pPr>
              <w:spacing w:after="0"/>
              <w:ind w:left="708"/>
            </w:pPr>
            <w:r w:rsidRPr="00D629E2">
              <w:t>Manipulation der Datenbank für Funktionstests</w:t>
            </w:r>
          </w:p>
        </w:tc>
        <w:tc>
          <w:tcPr>
            <w:tcW w:w="2268" w:type="dxa"/>
            <w:shd w:val="clear" w:color="auto" w:fill="auto"/>
            <w:noWrap/>
            <w:vAlign w:val="center"/>
          </w:tcPr>
          <w:p w14:paraId="3606B737" w14:textId="77777777" w:rsidR="007E7D34" w:rsidRPr="00D629E2" w:rsidRDefault="007E7D34" w:rsidP="00477F9B">
            <w:pPr>
              <w:spacing w:after="0"/>
              <w:jc w:val="center"/>
            </w:pPr>
            <w:r w:rsidRPr="00D629E2">
              <w:t>3 Stunden</w:t>
            </w:r>
          </w:p>
        </w:tc>
      </w:tr>
      <w:tr w:rsidR="007E7D34" w:rsidRPr="00C00976" w14:paraId="1BF2E411" w14:textId="77777777" w:rsidTr="00477F9B">
        <w:trPr>
          <w:trHeight w:val="305"/>
        </w:trPr>
        <w:tc>
          <w:tcPr>
            <w:tcW w:w="6799" w:type="dxa"/>
            <w:shd w:val="clear" w:color="auto" w:fill="auto"/>
            <w:noWrap/>
            <w:vAlign w:val="center"/>
          </w:tcPr>
          <w:p w14:paraId="7A89AC03" w14:textId="77777777" w:rsidR="007E7D34" w:rsidRPr="00D629E2" w:rsidRDefault="007E7D34" w:rsidP="00477F9B">
            <w:pPr>
              <w:spacing w:after="0"/>
              <w:ind w:left="708"/>
            </w:pPr>
            <w:r>
              <w:t>Durchführung und Protokollierung aller Eintrittsbedingungen</w:t>
            </w:r>
          </w:p>
        </w:tc>
        <w:tc>
          <w:tcPr>
            <w:tcW w:w="2268" w:type="dxa"/>
            <w:shd w:val="clear" w:color="auto" w:fill="auto"/>
            <w:noWrap/>
            <w:vAlign w:val="center"/>
          </w:tcPr>
          <w:p w14:paraId="0E98EE19" w14:textId="77777777" w:rsidR="007E7D34" w:rsidRPr="00D629E2" w:rsidRDefault="007E7D34" w:rsidP="00477F9B">
            <w:pPr>
              <w:spacing w:after="0"/>
              <w:jc w:val="center"/>
            </w:pPr>
            <w:r>
              <w:t>4 Stunden</w:t>
            </w:r>
          </w:p>
        </w:tc>
      </w:tr>
      <w:tr w:rsidR="007E7D34" w:rsidRPr="00C00976" w14:paraId="4395B23A" w14:textId="77777777" w:rsidTr="00477F9B">
        <w:trPr>
          <w:trHeight w:val="305"/>
        </w:trPr>
        <w:tc>
          <w:tcPr>
            <w:tcW w:w="6799" w:type="dxa"/>
            <w:shd w:val="clear" w:color="auto" w:fill="auto"/>
            <w:noWrap/>
            <w:vAlign w:val="bottom"/>
          </w:tcPr>
          <w:p w14:paraId="50240F61" w14:textId="77777777" w:rsidR="007E7D34" w:rsidRPr="00D629E2" w:rsidRDefault="007E7D34" w:rsidP="00477F9B">
            <w:pPr>
              <w:spacing w:after="0"/>
              <w:ind w:left="708"/>
            </w:pPr>
            <w:r w:rsidRPr="00D629E2">
              <w:t>Fehlerbehebung</w:t>
            </w:r>
          </w:p>
        </w:tc>
        <w:tc>
          <w:tcPr>
            <w:tcW w:w="2268" w:type="dxa"/>
            <w:shd w:val="clear" w:color="auto" w:fill="auto"/>
            <w:noWrap/>
            <w:vAlign w:val="center"/>
          </w:tcPr>
          <w:p w14:paraId="126EE6B7" w14:textId="77777777" w:rsidR="007E7D34" w:rsidRPr="00D629E2" w:rsidRDefault="007E7D34" w:rsidP="00477F9B">
            <w:pPr>
              <w:spacing w:after="0"/>
              <w:jc w:val="center"/>
            </w:pPr>
            <w:r>
              <w:t>5</w:t>
            </w:r>
            <w:r w:rsidRPr="00D629E2">
              <w:t xml:space="preserve"> Stunden</w:t>
            </w:r>
          </w:p>
        </w:tc>
      </w:tr>
      <w:tr w:rsidR="007E7D34" w:rsidRPr="0048499E" w14:paraId="30EDE4F2" w14:textId="77777777" w:rsidTr="00477F9B">
        <w:trPr>
          <w:trHeight w:val="305"/>
        </w:trPr>
        <w:tc>
          <w:tcPr>
            <w:tcW w:w="6799" w:type="dxa"/>
            <w:shd w:val="clear" w:color="auto" w:fill="B4C6E7" w:themeFill="accent1" w:themeFillTint="66"/>
            <w:noWrap/>
            <w:vAlign w:val="center"/>
          </w:tcPr>
          <w:p w14:paraId="60E33A4D" w14:textId="77777777" w:rsidR="007E7D34" w:rsidRPr="0048499E" w:rsidRDefault="007E7D34" w:rsidP="00477F9B">
            <w:pPr>
              <w:spacing w:after="0"/>
              <w:rPr>
                <w:b/>
                <w:sz w:val="24"/>
                <w:szCs w:val="24"/>
              </w:rPr>
            </w:pPr>
            <w:r w:rsidRPr="0048499E">
              <w:rPr>
                <w:b/>
                <w:sz w:val="24"/>
                <w:szCs w:val="24"/>
              </w:rPr>
              <w:t>Dokumentation</w:t>
            </w:r>
          </w:p>
        </w:tc>
        <w:tc>
          <w:tcPr>
            <w:tcW w:w="2268" w:type="dxa"/>
            <w:shd w:val="clear" w:color="auto" w:fill="B4C6E7" w:themeFill="accent1" w:themeFillTint="66"/>
            <w:noWrap/>
            <w:vAlign w:val="center"/>
          </w:tcPr>
          <w:p w14:paraId="08409702" w14:textId="77777777" w:rsidR="007E7D34" w:rsidRPr="0048499E" w:rsidRDefault="007E7D34" w:rsidP="00477F9B">
            <w:pPr>
              <w:spacing w:after="0"/>
              <w:jc w:val="center"/>
              <w:rPr>
                <w:b/>
                <w:sz w:val="24"/>
                <w:szCs w:val="24"/>
              </w:rPr>
            </w:pPr>
            <w:r w:rsidRPr="0048499E">
              <w:rPr>
                <w:b/>
                <w:sz w:val="24"/>
                <w:szCs w:val="24"/>
              </w:rPr>
              <w:t>1</w:t>
            </w:r>
            <w:r>
              <w:rPr>
                <w:b/>
                <w:sz w:val="24"/>
                <w:szCs w:val="24"/>
              </w:rPr>
              <w:t>7</w:t>
            </w:r>
            <w:r w:rsidRPr="0048499E">
              <w:rPr>
                <w:b/>
                <w:sz w:val="24"/>
                <w:szCs w:val="24"/>
              </w:rPr>
              <w:t xml:space="preserve"> Stunden</w:t>
            </w:r>
          </w:p>
        </w:tc>
      </w:tr>
      <w:tr w:rsidR="007E7D34" w:rsidRPr="00C00976" w14:paraId="66AFDDF9" w14:textId="77777777" w:rsidTr="00477F9B">
        <w:trPr>
          <w:trHeight w:val="305"/>
        </w:trPr>
        <w:tc>
          <w:tcPr>
            <w:tcW w:w="6799" w:type="dxa"/>
            <w:shd w:val="clear" w:color="auto" w:fill="auto"/>
            <w:noWrap/>
            <w:vAlign w:val="center"/>
          </w:tcPr>
          <w:p w14:paraId="3174DAC0" w14:textId="77777777" w:rsidR="007E7D34" w:rsidRPr="00D629E2" w:rsidRDefault="007E7D34" w:rsidP="00477F9B">
            <w:pPr>
              <w:spacing w:after="0"/>
              <w:ind w:left="708"/>
            </w:pPr>
            <w:r w:rsidRPr="00D629E2">
              <w:t>Projektdokumentation</w:t>
            </w:r>
          </w:p>
        </w:tc>
        <w:tc>
          <w:tcPr>
            <w:tcW w:w="2268" w:type="dxa"/>
            <w:shd w:val="clear" w:color="auto" w:fill="auto"/>
            <w:noWrap/>
            <w:vAlign w:val="center"/>
          </w:tcPr>
          <w:p w14:paraId="6AF8D27C" w14:textId="77777777" w:rsidR="007E7D34" w:rsidRPr="00D629E2" w:rsidRDefault="007E7D34" w:rsidP="00477F9B">
            <w:pPr>
              <w:spacing w:after="0"/>
              <w:jc w:val="center"/>
            </w:pPr>
            <w:r w:rsidRPr="00D629E2">
              <w:t>1</w:t>
            </w:r>
            <w:r>
              <w:t>7</w:t>
            </w:r>
            <w:r w:rsidRPr="00D629E2">
              <w:t xml:space="preserve"> Stunden</w:t>
            </w:r>
          </w:p>
        </w:tc>
      </w:tr>
    </w:tbl>
    <w:p w14:paraId="37EC4EF6" w14:textId="77777777" w:rsidR="00875B9D" w:rsidRDefault="00875B9D">
      <w:pPr>
        <w:rPr>
          <w:rFonts w:ascii="Verdana" w:eastAsiaTheme="majorEastAsia" w:hAnsi="Verdana" w:cstheme="majorBidi"/>
          <w:color w:val="1F3763" w:themeColor="accent1" w:themeShade="7F"/>
          <w:sz w:val="24"/>
          <w:szCs w:val="24"/>
        </w:rPr>
      </w:pPr>
      <w:r>
        <w:rPr>
          <w:rFonts w:ascii="Verdana" w:hAnsi="Verdana"/>
        </w:rPr>
        <w:br w:type="page"/>
      </w:r>
    </w:p>
    <w:p w14:paraId="230B455B" w14:textId="7C84494C" w:rsidR="007E2F5E" w:rsidRDefault="007E2F5E" w:rsidP="007C193E">
      <w:pPr>
        <w:pStyle w:val="berschrift3"/>
        <w:numPr>
          <w:ilvl w:val="1"/>
          <w:numId w:val="3"/>
        </w:numPr>
        <w:rPr>
          <w:rFonts w:ascii="Verdana" w:hAnsi="Verdana"/>
        </w:rPr>
      </w:pPr>
      <w:bookmarkStart w:id="19" w:name="_Toc510783451"/>
      <w:r>
        <w:rPr>
          <w:rFonts w:ascii="Verdana" w:hAnsi="Verdana"/>
        </w:rPr>
        <w:lastRenderedPageBreak/>
        <w:t xml:space="preserve">Zeitlicher Ablauf </w:t>
      </w:r>
      <w:ins w:id="20" w:author="Johanna Erkens" w:date="2018-04-06T08:36:00Z">
        <w:r w:rsidR="00541ED2">
          <w:rPr>
            <w:rFonts w:ascii="Calibri" w:hAnsi="Calibri" w:cs="Calibri"/>
          </w:rPr>
          <w:t>−</w:t>
        </w:r>
      </w:ins>
      <w:del w:id="21" w:author="Johanna Erkens" w:date="2018-04-06T08:36:00Z">
        <w:r w:rsidR="00FF4616" w:rsidDel="00541ED2">
          <w:rPr>
            <w:rFonts w:ascii="Verdana" w:hAnsi="Verdana"/>
          </w:rPr>
          <w:delText>-</w:delText>
        </w:r>
      </w:del>
      <w:r>
        <w:rPr>
          <w:rFonts w:ascii="Verdana" w:hAnsi="Verdana"/>
        </w:rPr>
        <w:t xml:space="preserve"> Gantt-Diagramm</w:t>
      </w:r>
      <w:bookmarkEnd w:id="19"/>
    </w:p>
    <w:p w14:paraId="2D7A41DB" w14:textId="77777777" w:rsidR="007E2F5E" w:rsidRPr="007E2F5E" w:rsidRDefault="007E2F5E" w:rsidP="007E2F5E"/>
    <w:p w14:paraId="13D3D688" w14:textId="77777777" w:rsidR="00F47F56" w:rsidRDefault="007E2F5E" w:rsidP="00F47F56">
      <w:pPr>
        <w:keepNext/>
      </w:pPr>
      <w:r>
        <w:rPr>
          <w:noProof/>
        </w:rPr>
        <w:drawing>
          <wp:inline distT="0" distB="0" distL="0" distR="0" wp14:anchorId="7004F462" wp14:editId="1D1FD1EA">
            <wp:extent cx="5760720" cy="2738120"/>
            <wp:effectExtent l="19050" t="19050" r="11430" b="2413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8120"/>
                    </a:xfrm>
                    <a:prstGeom prst="rect">
                      <a:avLst/>
                    </a:prstGeom>
                    <a:ln>
                      <a:solidFill>
                        <a:schemeClr val="accent1"/>
                      </a:solidFill>
                    </a:ln>
                  </pic:spPr>
                </pic:pic>
              </a:graphicData>
            </a:graphic>
          </wp:inline>
        </w:drawing>
      </w:r>
    </w:p>
    <w:p w14:paraId="2AEA7A21" w14:textId="644336F9" w:rsidR="003020D9" w:rsidRDefault="00F47F56" w:rsidP="00F47F56">
      <w:pPr>
        <w:pStyle w:val="Beschriftung"/>
        <w:jc w:val="center"/>
      </w:pPr>
      <w:r>
        <w:t xml:space="preserve">Abbildung </w:t>
      </w:r>
      <w:fldSimple w:instr=" SEQ Abbildung \* ARABIC ">
        <w:r w:rsidR="006D2647">
          <w:rPr>
            <w:noProof/>
          </w:rPr>
          <w:t>2</w:t>
        </w:r>
      </w:fldSimple>
      <w:r>
        <w:t>: Gantt-Diagramm a</w:t>
      </w:r>
    </w:p>
    <w:p w14:paraId="7DF58ED2" w14:textId="77777777" w:rsidR="00F47F56" w:rsidRPr="00F47F56" w:rsidRDefault="00F47F56" w:rsidP="00F47F56"/>
    <w:p w14:paraId="454D5151" w14:textId="77777777" w:rsidR="00F47F56" w:rsidRDefault="003020D9" w:rsidP="00F47F56">
      <w:pPr>
        <w:keepNext/>
      </w:pPr>
      <w:r>
        <w:rPr>
          <w:noProof/>
        </w:rPr>
        <w:drawing>
          <wp:inline distT="0" distB="0" distL="0" distR="0" wp14:anchorId="0DB3BDEF" wp14:editId="0D2FAEC5">
            <wp:extent cx="5760720" cy="2799715"/>
            <wp:effectExtent l="19050" t="19050" r="11430" b="196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9715"/>
                    </a:xfrm>
                    <a:prstGeom prst="rect">
                      <a:avLst/>
                    </a:prstGeom>
                    <a:ln>
                      <a:solidFill>
                        <a:schemeClr val="accent1"/>
                      </a:solidFill>
                    </a:ln>
                  </pic:spPr>
                </pic:pic>
              </a:graphicData>
            </a:graphic>
          </wp:inline>
        </w:drawing>
      </w:r>
    </w:p>
    <w:p w14:paraId="47531A37" w14:textId="7FA9FDFC" w:rsidR="003020D9" w:rsidRDefault="00F47F56" w:rsidP="00F47F56">
      <w:pPr>
        <w:pStyle w:val="Beschriftung"/>
        <w:jc w:val="center"/>
      </w:pPr>
      <w:r>
        <w:t xml:space="preserve">Abbildung </w:t>
      </w:r>
      <w:fldSimple w:instr=" SEQ Abbildung \* ARABIC ">
        <w:r w:rsidR="006D2647">
          <w:rPr>
            <w:noProof/>
          </w:rPr>
          <w:t>3</w:t>
        </w:r>
      </w:fldSimple>
      <w:r>
        <w:t>: Gantt-Diagramm b</w:t>
      </w:r>
    </w:p>
    <w:p w14:paraId="37DBF0F3" w14:textId="77777777" w:rsidR="00F47F56" w:rsidRPr="00F47F56" w:rsidRDefault="00F47F56" w:rsidP="00F47F56"/>
    <w:p w14:paraId="453CA60A" w14:textId="60FFC28A" w:rsidR="007E2F5E" w:rsidRPr="003020D9" w:rsidRDefault="003020D9">
      <w:pPr>
        <w:rPr>
          <w:rFonts w:ascii="Verdana" w:hAnsi="Verdana"/>
        </w:rPr>
      </w:pPr>
      <w:r>
        <w:rPr>
          <w:rFonts w:ascii="Verdana" w:hAnsi="Verdana"/>
        </w:rPr>
        <w:t xml:space="preserve">Arbeitsfreie Tage: </w:t>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t>Tägliche Arbeitszeit: 7 Std.</w:t>
      </w:r>
      <w:r>
        <w:rPr>
          <w:rFonts w:ascii="Verdana" w:hAnsi="Verdana"/>
        </w:rPr>
        <w:br/>
        <w:t xml:space="preserve">30.03.2018 </w:t>
      </w:r>
      <w:r w:rsidR="00B11484">
        <w:rPr>
          <w:rFonts w:ascii="Calibri" w:hAnsi="Calibri"/>
        </w:rPr>
        <w:t>−</w:t>
      </w:r>
      <w:r>
        <w:rPr>
          <w:rFonts w:ascii="Verdana" w:hAnsi="Verdana"/>
        </w:rPr>
        <w:t xml:space="preserve"> gesetzl. Feiertag </w:t>
      </w:r>
      <w:r w:rsidR="00B11484">
        <w:rPr>
          <w:rFonts w:ascii="Verdana" w:hAnsi="Verdana"/>
        </w:rPr>
        <w:t>(</w:t>
      </w:r>
      <w:r>
        <w:rPr>
          <w:rFonts w:ascii="Verdana" w:hAnsi="Verdana"/>
        </w:rPr>
        <w:t>Karfreitag</w:t>
      </w:r>
      <w:r w:rsidR="00B11484">
        <w:rPr>
          <w:rFonts w:ascii="Verdana" w:hAnsi="Verdana"/>
        </w:rPr>
        <w:t>)</w:t>
      </w:r>
      <w:r>
        <w:rPr>
          <w:rFonts w:ascii="Verdana" w:hAnsi="Verdana"/>
        </w:rPr>
        <w:br/>
        <w:t xml:space="preserve">31.03.2018 </w:t>
      </w:r>
      <w:r w:rsidR="00B11484">
        <w:rPr>
          <w:rFonts w:ascii="Calibri" w:hAnsi="Calibri"/>
        </w:rPr>
        <w:t>−</w:t>
      </w:r>
      <w:r>
        <w:rPr>
          <w:rFonts w:ascii="Verdana" w:hAnsi="Verdana"/>
        </w:rPr>
        <w:t xml:space="preserve"> Samstag</w:t>
      </w:r>
      <w:r>
        <w:rPr>
          <w:rFonts w:ascii="Verdana" w:hAnsi="Verdana"/>
        </w:rPr>
        <w:br/>
        <w:t xml:space="preserve">01.04.2018 </w:t>
      </w:r>
      <w:r w:rsidR="00B11484">
        <w:rPr>
          <w:rFonts w:ascii="Calibri" w:hAnsi="Calibri"/>
        </w:rPr>
        <w:t>−</w:t>
      </w:r>
      <w:r>
        <w:rPr>
          <w:rFonts w:ascii="Verdana" w:hAnsi="Verdana"/>
        </w:rPr>
        <w:t xml:space="preserve"> Sonntag</w:t>
      </w:r>
      <w:r>
        <w:rPr>
          <w:rFonts w:ascii="Verdana" w:hAnsi="Verdana"/>
        </w:rPr>
        <w:br/>
        <w:t xml:space="preserve">02.04.2018 </w:t>
      </w:r>
      <w:r w:rsidR="00B11484">
        <w:rPr>
          <w:rFonts w:ascii="Calibri" w:hAnsi="Calibri"/>
        </w:rPr>
        <w:t>−</w:t>
      </w:r>
      <w:r>
        <w:rPr>
          <w:rFonts w:ascii="Verdana" w:hAnsi="Verdana"/>
        </w:rPr>
        <w:t xml:space="preserve"> gesetzl. Feiertag </w:t>
      </w:r>
      <w:r w:rsidR="00B11484">
        <w:rPr>
          <w:rFonts w:ascii="Verdana" w:hAnsi="Verdana"/>
        </w:rPr>
        <w:t>(</w:t>
      </w:r>
      <w:r>
        <w:rPr>
          <w:rFonts w:ascii="Verdana" w:hAnsi="Verdana"/>
        </w:rPr>
        <w:t>Ostermontag</w:t>
      </w:r>
      <w:r w:rsidR="00B11484">
        <w:rPr>
          <w:rFonts w:ascii="Verdana" w:hAnsi="Verdana"/>
        </w:rPr>
        <w:t>)</w:t>
      </w:r>
      <w:r>
        <w:rPr>
          <w:rFonts w:ascii="Verdana" w:hAnsi="Verdana"/>
        </w:rPr>
        <w:t xml:space="preserve"> </w:t>
      </w:r>
      <w:r>
        <w:rPr>
          <w:rFonts w:ascii="Verdana" w:hAnsi="Verdana"/>
        </w:rPr>
        <w:br/>
        <w:t xml:space="preserve">07.04.2018 </w:t>
      </w:r>
      <w:r w:rsidR="00B11484">
        <w:rPr>
          <w:rFonts w:ascii="Calibri" w:hAnsi="Calibri"/>
        </w:rPr>
        <w:t>−</w:t>
      </w:r>
      <w:r>
        <w:rPr>
          <w:rFonts w:ascii="Verdana" w:hAnsi="Verdana"/>
        </w:rPr>
        <w:t xml:space="preserve"> Samstag</w:t>
      </w:r>
      <w:r>
        <w:rPr>
          <w:rFonts w:ascii="Verdana" w:hAnsi="Verdana"/>
        </w:rPr>
        <w:br/>
        <w:t xml:space="preserve">08.04.2018 </w:t>
      </w:r>
      <w:r w:rsidR="00B11484">
        <w:rPr>
          <w:rFonts w:ascii="Calibri" w:hAnsi="Calibri"/>
        </w:rPr>
        <w:t>−</w:t>
      </w:r>
      <w:r>
        <w:rPr>
          <w:rFonts w:ascii="Verdana" w:hAnsi="Verdana"/>
        </w:rPr>
        <w:t xml:space="preserve"> Sonntag</w:t>
      </w:r>
      <w:r w:rsidR="007E2F5E">
        <w:rPr>
          <w:rFonts w:ascii="Verdana" w:hAnsi="Verdana"/>
        </w:rPr>
        <w:br w:type="page"/>
      </w:r>
    </w:p>
    <w:p w14:paraId="574F1201" w14:textId="7F59360C" w:rsidR="005D32C5" w:rsidRDefault="005D32C5" w:rsidP="007C193E">
      <w:pPr>
        <w:pStyle w:val="berschrift2"/>
        <w:numPr>
          <w:ilvl w:val="0"/>
          <w:numId w:val="4"/>
        </w:numPr>
        <w:rPr>
          <w:rFonts w:ascii="Verdana" w:hAnsi="Verdana"/>
        </w:rPr>
      </w:pPr>
      <w:bookmarkStart w:id="22" w:name="_Toc510783452"/>
      <w:r w:rsidRPr="000970A0">
        <w:rPr>
          <w:rFonts w:ascii="Verdana" w:hAnsi="Verdana"/>
        </w:rPr>
        <w:lastRenderedPageBreak/>
        <w:t>Analysephase</w:t>
      </w:r>
      <w:bookmarkEnd w:id="22"/>
    </w:p>
    <w:p w14:paraId="1C7B6146" w14:textId="77777777" w:rsidR="00D00AB2" w:rsidRPr="00D00AB2" w:rsidRDefault="00D00AB2" w:rsidP="009D56FB">
      <w:pPr>
        <w:jc w:val="both"/>
      </w:pPr>
    </w:p>
    <w:p w14:paraId="0F7299B7" w14:textId="77777777" w:rsidR="005D32C5" w:rsidRPr="000970A0" w:rsidRDefault="005D32C5" w:rsidP="007C193E">
      <w:pPr>
        <w:pStyle w:val="berschrift3"/>
        <w:numPr>
          <w:ilvl w:val="1"/>
          <w:numId w:val="4"/>
        </w:numPr>
        <w:jc w:val="both"/>
        <w:rPr>
          <w:rFonts w:ascii="Verdana" w:hAnsi="Verdana"/>
        </w:rPr>
      </w:pPr>
      <w:bookmarkStart w:id="23" w:name="_Toc510783453"/>
      <w:r w:rsidRPr="000970A0">
        <w:rPr>
          <w:rFonts w:ascii="Verdana" w:hAnsi="Verdana"/>
        </w:rPr>
        <w:t>Ist-Analyse</w:t>
      </w:r>
      <w:bookmarkEnd w:id="23"/>
    </w:p>
    <w:p w14:paraId="22F36897" w14:textId="43E89CB5" w:rsidR="00F21DD7" w:rsidRPr="000970A0" w:rsidRDefault="00F21DD7" w:rsidP="009D56FB">
      <w:pPr>
        <w:jc w:val="both"/>
        <w:rPr>
          <w:rFonts w:ascii="Verdana" w:hAnsi="Verdana"/>
        </w:rPr>
      </w:pPr>
      <w:r w:rsidRPr="000970A0">
        <w:rPr>
          <w:rFonts w:ascii="Verdana" w:hAnsi="Verdana"/>
        </w:rPr>
        <w:t>Die DEKRA Media AG wurde mit der Umsetzung einer webbasierten Anwendung zum selbstständigen Lernen, Wiederholen und Vertiefen von Lerninhalten in Verbindung mit einschlägigen LMS- und Dokumentationsfunktionen betraut. Aktuell befindet sich das Projektteam in der Kernentwicklungsphase, d.</w:t>
      </w:r>
      <w:r w:rsidR="008652FC">
        <w:rPr>
          <w:rFonts w:ascii="Verdana" w:hAnsi="Verdana"/>
        </w:rPr>
        <w:t xml:space="preserve"> </w:t>
      </w:r>
      <w:r w:rsidRPr="000970A0">
        <w:rPr>
          <w:rFonts w:ascii="Verdana" w:hAnsi="Verdana"/>
        </w:rPr>
        <w:t>h.</w:t>
      </w:r>
      <w:r w:rsidR="008652FC">
        <w:rPr>
          <w:rFonts w:ascii="Verdana" w:hAnsi="Verdana"/>
        </w:rPr>
        <w:t>,</w:t>
      </w:r>
      <w:r w:rsidRPr="000970A0">
        <w:rPr>
          <w:rFonts w:ascii="Verdana" w:hAnsi="Verdana"/>
        </w:rPr>
        <w:t xml:space="preserve"> die grundlegenden Funktionen sind implementiert und lauffähig:</w:t>
      </w:r>
    </w:p>
    <w:p w14:paraId="6F003488" w14:textId="77777777" w:rsidR="00F21DD7" w:rsidRPr="000970A0" w:rsidRDefault="00F21DD7" w:rsidP="007C193E">
      <w:pPr>
        <w:pStyle w:val="Listenabsatz"/>
        <w:numPr>
          <w:ilvl w:val="0"/>
          <w:numId w:val="10"/>
        </w:numPr>
        <w:rPr>
          <w:rFonts w:ascii="Verdana" w:hAnsi="Verdana"/>
        </w:rPr>
      </w:pPr>
      <w:r w:rsidRPr="000970A0">
        <w:rPr>
          <w:rFonts w:ascii="Verdana" w:hAnsi="Verdana"/>
        </w:rPr>
        <w:t xml:space="preserve">Benutzerverwaltung </w:t>
      </w:r>
    </w:p>
    <w:p w14:paraId="75EC30C7" w14:textId="77777777" w:rsidR="00F21DD7" w:rsidRPr="000970A0" w:rsidRDefault="00F21DD7" w:rsidP="007C193E">
      <w:pPr>
        <w:pStyle w:val="Listenabsatz"/>
        <w:numPr>
          <w:ilvl w:val="0"/>
          <w:numId w:val="10"/>
        </w:numPr>
        <w:rPr>
          <w:rFonts w:ascii="Verdana" w:hAnsi="Verdana"/>
        </w:rPr>
      </w:pPr>
      <w:r w:rsidRPr="000970A0">
        <w:rPr>
          <w:rFonts w:ascii="Verdana" w:hAnsi="Verdana"/>
        </w:rPr>
        <w:t>Erstellung und Zuweisung der Inhalte</w:t>
      </w:r>
    </w:p>
    <w:p w14:paraId="01182760" w14:textId="77777777" w:rsidR="00F21DD7" w:rsidRPr="000970A0" w:rsidRDefault="00F21DD7" w:rsidP="007C193E">
      <w:pPr>
        <w:pStyle w:val="Listenabsatz"/>
        <w:numPr>
          <w:ilvl w:val="0"/>
          <w:numId w:val="10"/>
        </w:numPr>
        <w:rPr>
          <w:rFonts w:ascii="Verdana" w:hAnsi="Verdana"/>
        </w:rPr>
      </w:pPr>
      <w:r w:rsidRPr="000970A0">
        <w:rPr>
          <w:rFonts w:ascii="Verdana" w:hAnsi="Verdana"/>
        </w:rPr>
        <w:t>Kommunikationssystem für Trainer und Teilnehmer</w:t>
      </w:r>
    </w:p>
    <w:p w14:paraId="16AB42B4" w14:textId="4ED706EB" w:rsidR="00F21DD7" w:rsidRPr="000970A0" w:rsidRDefault="00F21DD7" w:rsidP="007C193E">
      <w:pPr>
        <w:pStyle w:val="Listenabsatz"/>
        <w:numPr>
          <w:ilvl w:val="0"/>
          <w:numId w:val="10"/>
        </w:numPr>
        <w:rPr>
          <w:rFonts w:ascii="Verdana" w:hAnsi="Verdana"/>
        </w:rPr>
      </w:pPr>
      <w:r w:rsidRPr="000970A0">
        <w:rPr>
          <w:rFonts w:ascii="Verdana" w:hAnsi="Verdana"/>
        </w:rPr>
        <w:t>Lernsystem (Single- und Multiple-</w:t>
      </w:r>
      <w:r w:rsidR="008652FC" w:rsidRPr="000970A0">
        <w:rPr>
          <w:rFonts w:ascii="Verdana" w:hAnsi="Verdana"/>
        </w:rPr>
        <w:t>Choice</w:t>
      </w:r>
      <w:r w:rsidR="008652FC">
        <w:rPr>
          <w:rFonts w:ascii="Verdana" w:hAnsi="Verdana"/>
        </w:rPr>
        <w:t>-</w:t>
      </w:r>
      <w:r w:rsidRPr="000970A0">
        <w:rPr>
          <w:rFonts w:ascii="Verdana" w:hAnsi="Verdana"/>
        </w:rPr>
        <w:t>Fragen, Freitextantworten)</w:t>
      </w:r>
    </w:p>
    <w:p w14:paraId="432AA90A" w14:textId="2A313698" w:rsidR="00F21DD7" w:rsidRPr="000970A0" w:rsidRDefault="00F21DD7" w:rsidP="007C193E">
      <w:pPr>
        <w:pStyle w:val="Listenabsatz"/>
        <w:numPr>
          <w:ilvl w:val="0"/>
          <w:numId w:val="10"/>
        </w:numPr>
        <w:rPr>
          <w:rFonts w:ascii="Verdana" w:hAnsi="Verdana"/>
        </w:rPr>
      </w:pPr>
      <w:r w:rsidRPr="000970A0">
        <w:rPr>
          <w:rFonts w:ascii="Verdana" w:hAnsi="Verdana"/>
        </w:rPr>
        <w:t>Als Vorlage dient das Kartei</w:t>
      </w:r>
      <w:r w:rsidR="008652FC">
        <w:rPr>
          <w:rFonts w:ascii="Verdana" w:hAnsi="Verdana"/>
        </w:rPr>
        <w:t>k</w:t>
      </w:r>
      <w:r w:rsidRPr="000970A0">
        <w:rPr>
          <w:rFonts w:ascii="Verdana" w:hAnsi="Verdana"/>
        </w:rPr>
        <w:t>arten-Prinzip (</w:t>
      </w:r>
      <w:hyperlink r:id="rId16" w:history="1">
        <w:r w:rsidR="006A299E">
          <w:rPr>
            <w:rStyle w:val="Hyperlink"/>
            <w:rFonts w:ascii="Verdana" w:hAnsi="Verdana"/>
          </w:rPr>
          <w:t>https://de.wikipedia.org/wiki/Lernkartei</w:t>
        </w:r>
      </w:hyperlink>
      <w:r w:rsidRPr="000970A0">
        <w:rPr>
          <w:rFonts w:ascii="Verdana" w:hAnsi="Verdana"/>
        </w:rPr>
        <w:t>)</w:t>
      </w:r>
      <w:r w:rsidR="008652FC">
        <w:rPr>
          <w:rFonts w:ascii="Verdana" w:hAnsi="Verdana"/>
        </w:rPr>
        <w:t>.</w:t>
      </w:r>
    </w:p>
    <w:p w14:paraId="56A3CC12" w14:textId="0C222A0C" w:rsidR="00F21DD7" w:rsidRDefault="00F21DD7" w:rsidP="007C193E">
      <w:pPr>
        <w:pStyle w:val="Listenabsatz"/>
        <w:numPr>
          <w:ilvl w:val="0"/>
          <w:numId w:val="10"/>
        </w:numPr>
        <w:rPr>
          <w:rFonts w:ascii="Verdana" w:hAnsi="Verdana"/>
        </w:rPr>
      </w:pPr>
      <w:r w:rsidRPr="000970A0">
        <w:rPr>
          <w:rFonts w:ascii="Verdana" w:hAnsi="Verdana"/>
        </w:rPr>
        <w:t>Auswertung der Lernerfolge</w:t>
      </w:r>
    </w:p>
    <w:p w14:paraId="15B3C090" w14:textId="77777777" w:rsidR="00B67710" w:rsidRPr="000970A0" w:rsidRDefault="00B67710" w:rsidP="009D56FB">
      <w:pPr>
        <w:pStyle w:val="Listenabsatz"/>
        <w:jc w:val="both"/>
        <w:rPr>
          <w:rFonts w:ascii="Verdana" w:hAnsi="Verdana"/>
        </w:rPr>
      </w:pPr>
    </w:p>
    <w:p w14:paraId="15B23FC4" w14:textId="77777777" w:rsidR="00CF01D8" w:rsidRDefault="00046FFE" w:rsidP="00CF01D8">
      <w:pPr>
        <w:keepNext/>
        <w:jc w:val="center"/>
      </w:pPr>
      <w:r>
        <w:rPr>
          <w:noProof/>
        </w:rPr>
        <w:drawing>
          <wp:inline distT="0" distB="0" distL="0" distR="0" wp14:anchorId="79D760FE" wp14:editId="30955C07">
            <wp:extent cx="4913906" cy="2841859"/>
            <wp:effectExtent l="19050" t="19050" r="20320" b="158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782" cy="2851619"/>
                    </a:xfrm>
                    <a:prstGeom prst="rect">
                      <a:avLst/>
                    </a:prstGeom>
                    <a:ln>
                      <a:solidFill>
                        <a:schemeClr val="accent1"/>
                      </a:solidFill>
                    </a:ln>
                  </pic:spPr>
                </pic:pic>
              </a:graphicData>
            </a:graphic>
          </wp:inline>
        </w:drawing>
      </w:r>
    </w:p>
    <w:p w14:paraId="704B9142" w14:textId="20655995" w:rsidR="00B67710" w:rsidRDefault="00CF01D8" w:rsidP="00CF01D8">
      <w:pPr>
        <w:pStyle w:val="Beschriftung"/>
        <w:jc w:val="center"/>
      </w:pPr>
      <w:r>
        <w:t xml:space="preserve">Abbildung </w:t>
      </w:r>
      <w:fldSimple w:instr=" SEQ Abbildung \* ARABIC ">
        <w:r w:rsidR="006D2647">
          <w:rPr>
            <w:noProof/>
          </w:rPr>
          <w:t>4</w:t>
        </w:r>
      </w:fldSimple>
      <w:r>
        <w:t>: Funktionsumfang vor Projektstart</w:t>
      </w:r>
    </w:p>
    <w:p w14:paraId="74DC2F6B" w14:textId="77777777" w:rsidR="005A3F09" w:rsidRPr="000970A0" w:rsidRDefault="005A3F09" w:rsidP="009D56FB">
      <w:pPr>
        <w:jc w:val="both"/>
        <w:rPr>
          <w:rFonts w:ascii="Verdana" w:hAnsi="Verdana"/>
        </w:rPr>
      </w:pPr>
    </w:p>
    <w:p w14:paraId="32533F74" w14:textId="7FD27AD8" w:rsidR="00B67710" w:rsidRPr="000970A0" w:rsidRDefault="00B67710" w:rsidP="00DD00B3">
      <w:pPr>
        <w:jc w:val="both"/>
        <w:rPr>
          <w:rFonts w:ascii="Verdana" w:hAnsi="Verdana"/>
        </w:rPr>
      </w:pPr>
      <w:r w:rsidRPr="000970A0">
        <w:rPr>
          <w:rFonts w:ascii="Verdana" w:hAnsi="Verdana"/>
        </w:rPr>
        <w:t>Kurze Beschreibung der Funktionsweise aus Anwender</w:t>
      </w:r>
      <w:r w:rsidR="008652FC">
        <w:rPr>
          <w:rFonts w:ascii="Verdana" w:hAnsi="Verdana"/>
        </w:rPr>
        <w:t>s</w:t>
      </w:r>
      <w:r w:rsidRPr="000970A0">
        <w:rPr>
          <w:rFonts w:ascii="Verdana" w:hAnsi="Verdana"/>
        </w:rPr>
        <w:t xml:space="preserve">icht: Der Auszubildende kann sich mit seinen ihm mitgeteilten Benutzerdaten einloggen. Sofern </w:t>
      </w:r>
      <w:r w:rsidR="00DD00B3">
        <w:rPr>
          <w:rFonts w:ascii="Verdana" w:hAnsi="Verdana"/>
        </w:rPr>
        <w:t xml:space="preserve">ihm </w:t>
      </w:r>
      <w:r w:rsidRPr="000970A0">
        <w:rPr>
          <w:rFonts w:ascii="Verdana" w:hAnsi="Verdana"/>
        </w:rPr>
        <w:t>sein Trainer bereits einen Frage</w:t>
      </w:r>
      <w:r w:rsidR="008652FC">
        <w:rPr>
          <w:rFonts w:ascii="Verdana" w:hAnsi="Verdana"/>
        </w:rPr>
        <w:t>n</w:t>
      </w:r>
      <w:r w:rsidRPr="000970A0">
        <w:rPr>
          <w:rFonts w:ascii="Verdana" w:hAnsi="Verdana"/>
        </w:rPr>
        <w:t xml:space="preserve">katalog zugewiesen hat, kann er mit der Beantwortung beginnen. Wird eine Frage korrekt beantwortet, wandert sie in ein höheres Fach und wird zukünftig seltener gestellt. </w:t>
      </w:r>
    </w:p>
    <w:p w14:paraId="4029561B" w14:textId="6291293F" w:rsidR="00F6100F" w:rsidRDefault="00B67710" w:rsidP="009D56FB">
      <w:pPr>
        <w:jc w:val="both"/>
        <w:rPr>
          <w:rFonts w:ascii="Verdana" w:hAnsi="Verdana"/>
        </w:rPr>
      </w:pPr>
      <w:r w:rsidRPr="000970A0">
        <w:rPr>
          <w:rFonts w:ascii="Verdana" w:hAnsi="Verdana"/>
        </w:rPr>
        <w:t xml:space="preserve">Verwendet wird das </w:t>
      </w:r>
      <w:r>
        <w:rPr>
          <w:rFonts w:ascii="Verdana" w:hAnsi="Verdana"/>
        </w:rPr>
        <w:t>PHP</w:t>
      </w:r>
      <w:r w:rsidRPr="000970A0">
        <w:rPr>
          <w:rFonts w:ascii="Verdana" w:hAnsi="Verdana"/>
        </w:rPr>
        <w:t xml:space="preserve">-Framework </w:t>
      </w:r>
      <w:r w:rsidRPr="0097404B">
        <w:rPr>
          <w:rFonts w:ascii="Verdana" w:hAnsi="Verdana"/>
          <w:i/>
        </w:rPr>
        <w:t>Laravel</w:t>
      </w:r>
      <w:r w:rsidRPr="000970A0">
        <w:rPr>
          <w:rFonts w:ascii="Verdana" w:hAnsi="Verdana"/>
        </w:rPr>
        <w:t xml:space="preserve">. Eine ausführliche Dokumentation ist auf der </w:t>
      </w:r>
      <w:r w:rsidRPr="0097404B">
        <w:rPr>
          <w:rFonts w:ascii="Verdana" w:hAnsi="Verdana"/>
          <w:i/>
        </w:rPr>
        <w:t>Laravel</w:t>
      </w:r>
      <w:r w:rsidRPr="000970A0">
        <w:rPr>
          <w:rFonts w:ascii="Verdana" w:hAnsi="Verdana"/>
        </w:rPr>
        <w:t xml:space="preserve">-Homepage </w:t>
      </w:r>
      <w:hyperlink r:id="rId18" w:history="1">
        <w:r w:rsidRPr="000970A0">
          <w:rPr>
            <w:rStyle w:val="Hyperlink"/>
            <w:rFonts w:ascii="Verdana" w:hAnsi="Verdana"/>
          </w:rPr>
          <w:t>https://laravel.com/docs/5.5</w:t>
        </w:r>
      </w:hyperlink>
      <w:r w:rsidRPr="000970A0">
        <w:rPr>
          <w:rFonts w:ascii="Verdana" w:hAnsi="Verdana"/>
        </w:rPr>
        <w:t xml:space="preserve"> zu finden.</w:t>
      </w:r>
    </w:p>
    <w:p w14:paraId="4FAB50CB" w14:textId="48BFA056" w:rsidR="00B67710" w:rsidRDefault="00B67710" w:rsidP="009D56FB">
      <w:pPr>
        <w:jc w:val="both"/>
        <w:rPr>
          <w:rFonts w:ascii="Verdana" w:hAnsi="Verdana"/>
        </w:rPr>
      </w:pPr>
      <w:r>
        <w:rPr>
          <w:rFonts w:ascii="Verdana" w:hAnsi="Verdana"/>
        </w:rPr>
        <w:lastRenderedPageBreak/>
        <w:t xml:space="preserve">Um der Forderung, das bisherige Design weiterzuführen und doppelte Datenbankeinträge zu vermeiden, </w:t>
      </w:r>
      <w:r w:rsidR="009F0732">
        <w:rPr>
          <w:rFonts w:ascii="Verdana" w:hAnsi="Verdana"/>
        </w:rPr>
        <w:t xml:space="preserve">nachzukommen, </w:t>
      </w:r>
      <w:r>
        <w:rPr>
          <w:rFonts w:ascii="Verdana" w:hAnsi="Verdana"/>
        </w:rPr>
        <w:t xml:space="preserve">ist eine intensive Studie des bisherigen Quellcodes notwendig. </w:t>
      </w:r>
      <w:bookmarkStart w:id="24" w:name="_Was_ist_zur"/>
      <w:bookmarkEnd w:id="24"/>
    </w:p>
    <w:p w14:paraId="5CE53333" w14:textId="28FC1E20" w:rsidR="009D56FB" w:rsidRDefault="009D56FB" w:rsidP="009D56FB">
      <w:pPr>
        <w:jc w:val="both"/>
        <w:rPr>
          <w:rFonts w:ascii="Verdana" w:hAnsi="Verdana"/>
        </w:rPr>
      </w:pPr>
    </w:p>
    <w:p w14:paraId="023AA191" w14:textId="17E92F60" w:rsidR="008D295B" w:rsidRPr="000970A0" w:rsidRDefault="008D295B" w:rsidP="007C193E">
      <w:pPr>
        <w:pStyle w:val="berschrift3"/>
        <w:numPr>
          <w:ilvl w:val="1"/>
          <w:numId w:val="4"/>
        </w:numPr>
        <w:rPr>
          <w:rFonts w:ascii="Verdana" w:hAnsi="Verdana"/>
        </w:rPr>
      </w:pPr>
      <w:bookmarkStart w:id="25" w:name="_Toc510783454"/>
      <w:r w:rsidRPr="008D295B">
        <w:rPr>
          <w:rFonts w:ascii="Verdana" w:hAnsi="Verdana"/>
        </w:rPr>
        <w:t>Was ist zur Erfüllung der Zielsetzung erforderlich</w:t>
      </w:r>
      <w:r w:rsidR="009F0732">
        <w:rPr>
          <w:rFonts w:ascii="Verdana" w:hAnsi="Verdana"/>
        </w:rPr>
        <w:t>?</w:t>
      </w:r>
      <w:bookmarkEnd w:id="25"/>
    </w:p>
    <w:p w14:paraId="6A06BC06" w14:textId="7A76E46C" w:rsidR="009D56FB" w:rsidRDefault="009D56FB" w:rsidP="009D56FB">
      <w:pPr>
        <w:jc w:val="both"/>
        <w:rPr>
          <w:rFonts w:ascii="Verdana" w:hAnsi="Verdana"/>
        </w:rPr>
      </w:pPr>
      <w:r>
        <w:rPr>
          <w:rFonts w:ascii="Verdana" w:hAnsi="Verdana"/>
        </w:rPr>
        <w:t>Die folgende Auflistung zeigt nicht die zwingenden Voraussetzungen für die Umsetzung des Projektziels, sondern beschreib</w:t>
      </w:r>
      <w:r w:rsidR="00324481">
        <w:rPr>
          <w:rFonts w:ascii="Verdana" w:hAnsi="Verdana"/>
        </w:rPr>
        <w:t>t</w:t>
      </w:r>
      <w:r>
        <w:rPr>
          <w:rFonts w:ascii="Verdana" w:hAnsi="Verdana"/>
        </w:rPr>
        <w:t xml:space="preserve"> überwiegend einen </w:t>
      </w:r>
      <w:r w:rsidR="009F0732">
        <w:rPr>
          <w:rFonts w:ascii="Verdana" w:hAnsi="Verdana"/>
        </w:rPr>
        <w:t>Standard-</w:t>
      </w:r>
      <w:r>
        <w:rPr>
          <w:rFonts w:ascii="Verdana" w:hAnsi="Verdana"/>
        </w:rPr>
        <w:t>EDV-Arbeitsplatz bei der DEKRA Media GmbH.</w:t>
      </w:r>
    </w:p>
    <w:p w14:paraId="05403A06" w14:textId="4EEC03CC" w:rsidR="00F6100F" w:rsidRDefault="00F6100F" w:rsidP="00324481">
      <w:pPr>
        <w:pStyle w:val="Listenabsatz"/>
        <w:ind w:left="0"/>
        <w:jc w:val="both"/>
        <w:rPr>
          <w:rFonts w:ascii="Verdana" w:hAnsi="Verdana"/>
        </w:rPr>
      </w:pPr>
      <w:r w:rsidRPr="00F6100F">
        <w:rPr>
          <w:rFonts w:ascii="Verdana" w:hAnsi="Verdana"/>
        </w:rPr>
        <w:t>Hardware:</w:t>
      </w:r>
    </w:p>
    <w:p w14:paraId="0E5614ED" w14:textId="0BFEA032" w:rsidR="00F6100F" w:rsidRPr="00F6100F" w:rsidRDefault="00F6100F" w:rsidP="007C193E">
      <w:pPr>
        <w:pStyle w:val="Listenabsatz"/>
        <w:numPr>
          <w:ilvl w:val="0"/>
          <w:numId w:val="13"/>
        </w:numPr>
        <w:jc w:val="both"/>
        <w:rPr>
          <w:rFonts w:ascii="Verdana" w:hAnsi="Verdana"/>
        </w:rPr>
      </w:pPr>
      <w:r w:rsidRPr="00F6100F">
        <w:rPr>
          <w:rFonts w:ascii="Verdana" w:hAnsi="Verdana"/>
        </w:rPr>
        <w:t>PC mit Intel i3 530 CPU, 4 GB RAM, 500 GB Festplatte</w:t>
      </w:r>
    </w:p>
    <w:p w14:paraId="6C3C9887" w14:textId="77777777" w:rsidR="00F6100F" w:rsidRDefault="00F6100F" w:rsidP="007C193E">
      <w:pPr>
        <w:pStyle w:val="Listenabsatz"/>
        <w:numPr>
          <w:ilvl w:val="0"/>
          <w:numId w:val="13"/>
        </w:numPr>
        <w:jc w:val="both"/>
        <w:rPr>
          <w:rFonts w:ascii="Verdana" w:hAnsi="Verdana"/>
        </w:rPr>
      </w:pPr>
      <w:r w:rsidRPr="00F6100F">
        <w:rPr>
          <w:rFonts w:ascii="Verdana" w:hAnsi="Verdana"/>
        </w:rPr>
        <w:t>Peripherie: Monitor, Tastatur, Maus, Netzwerkkarte</w:t>
      </w:r>
    </w:p>
    <w:p w14:paraId="49212BDE" w14:textId="3E25F3A1" w:rsidR="009D56FB" w:rsidRDefault="00F6100F" w:rsidP="007C193E">
      <w:pPr>
        <w:pStyle w:val="Listenabsatz"/>
        <w:numPr>
          <w:ilvl w:val="0"/>
          <w:numId w:val="13"/>
        </w:numPr>
        <w:jc w:val="both"/>
        <w:rPr>
          <w:rFonts w:ascii="Verdana" w:hAnsi="Verdana"/>
        </w:rPr>
      </w:pPr>
      <w:r w:rsidRPr="00F6100F">
        <w:rPr>
          <w:rFonts w:ascii="Verdana" w:hAnsi="Verdana"/>
        </w:rPr>
        <w:t>Internet</w:t>
      </w:r>
      <w:r w:rsidR="009F0732">
        <w:rPr>
          <w:rFonts w:ascii="Verdana" w:hAnsi="Verdana"/>
        </w:rPr>
        <w:t>z</w:t>
      </w:r>
      <w:r w:rsidRPr="00F6100F">
        <w:rPr>
          <w:rFonts w:ascii="Verdana" w:hAnsi="Verdana"/>
        </w:rPr>
        <w:t>ugang</w:t>
      </w:r>
    </w:p>
    <w:p w14:paraId="78B278F1" w14:textId="77777777" w:rsidR="009D56FB" w:rsidRDefault="009D56FB" w:rsidP="00324481">
      <w:pPr>
        <w:pStyle w:val="Listenabsatz"/>
        <w:ind w:left="0"/>
        <w:jc w:val="both"/>
        <w:rPr>
          <w:rFonts w:ascii="Verdana" w:hAnsi="Verdana"/>
        </w:rPr>
      </w:pPr>
    </w:p>
    <w:p w14:paraId="6D8C5922" w14:textId="05ED390E" w:rsidR="00F6100F" w:rsidRPr="009D56FB" w:rsidRDefault="00F6100F" w:rsidP="009D56FB">
      <w:pPr>
        <w:pStyle w:val="Listenabsatz"/>
        <w:ind w:left="0"/>
        <w:jc w:val="both"/>
        <w:rPr>
          <w:rFonts w:ascii="Verdana" w:hAnsi="Verdana"/>
        </w:rPr>
      </w:pPr>
      <w:r w:rsidRPr="009D56FB">
        <w:rPr>
          <w:rFonts w:ascii="Verdana" w:hAnsi="Verdana"/>
        </w:rPr>
        <w:t>Software:</w:t>
      </w:r>
    </w:p>
    <w:p w14:paraId="3C445833" w14:textId="784F03D0" w:rsidR="00F6100F" w:rsidRPr="00F6100F" w:rsidRDefault="00F6100F" w:rsidP="007C193E">
      <w:pPr>
        <w:pStyle w:val="Listenabsatz"/>
        <w:numPr>
          <w:ilvl w:val="0"/>
          <w:numId w:val="12"/>
        </w:numPr>
        <w:jc w:val="both"/>
        <w:rPr>
          <w:rFonts w:ascii="Verdana" w:hAnsi="Verdana"/>
        </w:rPr>
      </w:pPr>
      <w:r w:rsidRPr="00F6100F">
        <w:rPr>
          <w:rFonts w:ascii="Verdana" w:hAnsi="Verdana"/>
        </w:rPr>
        <w:t>Betriebssystem: Microsoft Windows 10 Pro</w:t>
      </w:r>
    </w:p>
    <w:p w14:paraId="24F87744" w14:textId="63A6342C" w:rsidR="00F6100F" w:rsidRPr="00F6100F" w:rsidRDefault="00F6100F" w:rsidP="007C193E">
      <w:pPr>
        <w:pStyle w:val="Listenabsatz"/>
        <w:numPr>
          <w:ilvl w:val="0"/>
          <w:numId w:val="12"/>
        </w:numPr>
        <w:jc w:val="both"/>
        <w:rPr>
          <w:rFonts w:ascii="Verdana" w:hAnsi="Verdana"/>
        </w:rPr>
      </w:pPr>
      <w:r w:rsidRPr="00F6100F">
        <w:rPr>
          <w:rFonts w:ascii="Verdana" w:hAnsi="Verdana"/>
        </w:rPr>
        <w:t xml:space="preserve">Office-Programme: Microsoft Office Home </w:t>
      </w:r>
      <w:r w:rsidR="00454DB5">
        <w:rPr>
          <w:rFonts w:ascii="Verdana" w:hAnsi="Verdana"/>
        </w:rPr>
        <w:t xml:space="preserve">oder </w:t>
      </w:r>
      <w:r w:rsidRPr="00F6100F">
        <w:rPr>
          <w:rFonts w:ascii="Verdana" w:hAnsi="Verdana"/>
        </w:rPr>
        <w:t>Pro 2016</w:t>
      </w:r>
    </w:p>
    <w:p w14:paraId="6B044444" w14:textId="0EBDA8E2" w:rsidR="00F6100F" w:rsidRPr="00F6100F" w:rsidRDefault="00F6100F" w:rsidP="007C193E">
      <w:pPr>
        <w:pStyle w:val="Listenabsatz"/>
        <w:numPr>
          <w:ilvl w:val="0"/>
          <w:numId w:val="12"/>
        </w:numPr>
        <w:jc w:val="both"/>
        <w:rPr>
          <w:rFonts w:ascii="Verdana" w:hAnsi="Verdana"/>
        </w:rPr>
      </w:pPr>
      <w:r w:rsidRPr="00F6100F">
        <w:rPr>
          <w:rFonts w:ascii="Verdana" w:hAnsi="Verdana"/>
        </w:rPr>
        <w:t>IDE/Texteditor mit Code-Vervollständigung: Sublime Text V3.0</w:t>
      </w:r>
    </w:p>
    <w:p w14:paraId="1DBBD95E" w14:textId="0969668B" w:rsidR="00F6100F" w:rsidRPr="00F6100F" w:rsidRDefault="00F6100F" w:rsidP="007C193E">
      <w:pPr>
        <w:pStyle w:val="Listenabsatz"/>
        <w:numPr>
          <w:ilvl w:val="0"/>
          <w:numId w:val="12"/>
        </w:numPr>
        <w:jc w:val="both"/>
        <w:rPr>
          <w:rFonts w:ascii="Verdana" w:hAnsi="Verdana"/>
        </w:rPr>
      </w:pPr>
      <w:r w:rsidRPr="0097404B">
        <w:rPr>
          <w:rFonts w:ascii="Verdana" w:hAnsi="Verdana"/>
          <w:i/>
        </w:rPr>
        <w:t>Laravel</w:t>
      </w:r>
      <w:r w:rsidRPr="00F6100F">
        <w:rPr>
          <w:rFonts w:ascii="Verdana" w:hAnsi="Verdana"/>
        </w:rPr>
        <w:t>-Framework: Laragon</w:t>
      </w:r>
      <w:r w:rsidR="005E791D">
        <w:rPr>
          <w:rFonts w:ascii="Verdana" w:hAnsi="Verdana"/>
        </w:rPr>
        <w:t xml:space="preserve"> V</w:t>
      </w:r>
      <w:r w:rsidRPr="00F6100F">
        <w:rPr>
          <w:rFonts w:ascii="Verdana" w:hAnsi="Verdana"/>
        </w:rPr>
        <w:t>3.1 (beinhaltet u.</w:t>
      </w:r>
      <w:r w:rsidR="009F0732">
        <w:rPr>
          <w:rFonts w:ascii="Verdana" w:hAnsi="Verdana"/>
        </w:rPr>
        <w:t xml:space="preserve"> </w:t>
      </w:r>
      <w:r w:rsidRPr="00F6100F">
        <w:rPr>
          <w:rFonts w:ascii="Verdana" w:hAnsi="Verdana"/>
        </w:rPr>
        <w:t>a. Apache-Server, SQL-Datenbank)</w:t>
      </w:r>
    </w:p>
    <w:p w14:paraId="24839D22" w14:textId="582DAA47" w:rsidR="008D295B" w:rsidRDefault="00F6100F" w:rsidP="007C193E">
      <w:pPr>
        <w:pStyle w:val="Listenabsatz"/>
        <w:numPr>
          <w:ilvl w:val="0"/>
          <w:numId w:val="12"/>
        </w:numPr>
        <w:jc w:val="both"/>
        <w:rPr>
          <w:rFonts w:ascii="Verdana" w:hAnsi="Verdana"/>
        </w:rPr>
      </w:pPr>
      <w:r w:rsidRPr="00F6100F">
        <w:rPr>
          <w:rFonts w:ascii="Verdana" w:hAnsi="Verdana"/>
        </w:rPr>
        <w:t xml:space="preserve">Internetbrowser: Mozilla Firefox V52.0.2, Google Chrome V63.0.3239.84 oder Microsoft Internet Explorer V11.726.15063.0 </w:t>
      </w:r>
      <w:r w:rsidR="009F0732">
        <w:rPr>
          <w:rFonts w:ascii="Calibri" w:hAnsi="Calibri" w:cs="Calibri"/>
        </w:rPr>
        <w:t>−</w:t>
      </w:r>
      <w:r w:rsidRPr="00F6100F">
        <w:rPr>
          <w:rFonts w:ascii="Verdana" w:hAnsi="Verdana"/>
        </w:rPr>
        <w:t xml:space="preserve"> </w:t>
      </w:r>
      <w:r w:rsidR="009F0732">
        <w:rPr>
          <w:rFonts w:ascii="Verdana" w:hAnsi="Verdana"/>
        </w:rPr>
        <w:t>i</w:t>
      </w:r>
      <w:r w:rsidRPr="00F6100F">
        <w:rPr>
          <w:rFonts w:ascii="Verdana" w:hAnsi="Verdana"/>
        </w:rPr>
        <w:t>m Browser muss JavaScript verfügbar sein</w:t>
      </w:r>
      <w:r w:rsidR="009F0732">
        <w:rPr>
          <w:rFonts w:ascii="Verdana" w:hAnsi="Verdana"/>
        </w:rPr>
        <w:t>.</w:t>
      </w:r>
    </w:p>
    <w:p w14:paraId="0C36C140" w14:textId="7B7FD4AC" w:rsidR="00B5016C" w:rsidRDefault="00B5016C" w:rsidP="007C193E">
      <w:pPr>
        <w:pStyle w:val="Listenabsatz"/>
        <w:numPr>
          <w:ilvl w:val="0"/>
          <w:numId w:val="12"/>
        </w:numPr>
        <w:jc w:val="both"/>
        <w:rPr>
          <w:rFonts w:ascii="Verdana" w:hAnsi="Verdana"/>
        </w:rPr>
      </w:pPr>
      <w:r>
        <w:rPr>
          <w:rFonts w:ascii="Verdana" w:hAnsi="Verdana"/>
        </w:rPr>
        <w:t>Project Libre Version 1.6.2</w:t>
      </w:r>
    </w:p>
    <w:p w14:paraId="720EC6B6" w14:textId="59F09D37" w:rsidR="00B5016C" w:rsidRDefault="00B5016C" w:rsidP="007C193E">
      <w:pPr>
        <w:pStyle w:val="Listenabsatz"/>
        <w:numPr>
          <w:ilvl w:val="0"/>
          <w:numId w:val="12"/>
        </w:numPr>
        <w:jc w:val="both"/>
        <w:rPr>
          <w:rFonts w:ascii="Verdana" w:hAnsi="Verdana"/>
        </w:rPr>
      </w:pPr>
      <w:r>
        <w:rPr>
          <w:rFonts w:ascii="Verdana" w:hAnsi="Verdana"/>
        </w:rPr>
        <w:t xml:space="preserve">Zur Erstellung von UML-Grafiken (UML = </w:t>
      </w:r>
      <w:r w:rsidRPr="0097404B">
        <w:rPr>
          <w:rFonts w:ascii="Verdana" w:hAnsi="Verdana"/>
          <w:i/>
        </w:rPr>
        <w:t>Unified Modeling Language</w:t>
      </w:r>
      <w:r>
        <w:rPr>
          <w:rFonts w:ascii="Verdana" w:hAnsi="Verdana"/>
        </w:rPr>
        <w:t xml:space="preserve">) wurde das Online-Tool </w:t>
      </w:r>
      <w:hyperlink r:id="rId19" w:history="1">
        <w:r w:rsidRPr="00B5016C">
          <w:rPr>
            <w:rStyle w:val="Hyperlink"/>
            <w:rFonts w:ascii="Verdana" w:hAnsi="Verdana"/>
          </w:rPr>
          <w:t>draw.io</w:t>
        </w:r>
      </w:hyperlink>
      <w:r>
        <w:rPr>
          <w:rFonts w:ascii="Verdana" w:hAnsi="Verdana"/>
        </w:rPr>
        <w:t xml:space="preserve"> genutzt</w:t>
      </w:r>
      <w:r w:rsidR="009F0732">
        <w:rPr>
          <w:rFonts w:ascii="Verdana" w:hAnsi="Verdana"/>
        </w:rPr>
        <w:t>.</w:t>
      </w:r>
    </w:p>
    <w:p w14:paraId="722F8D77" w14:textId="7DDA6AD1" w:rsidR="00053F38" w:rsidRPr="00F6100F" w:rsidRDefault="00053F38" w:rsidP="007C193E">
      <w:pPr>
        <w:pStyle w:val="Listenabsatz"/>
        <w:numPr>
          <w:ilvl w:val="0"/>
          <w:numId w:val="12"/>
        </w:numPr>
        <w:jc w:val="both"/>
        <w:rPr>
          <w:rFonts w:ascii="Verdana" w:hAnsi="Verdana"/>
        </w:rPr>
      </w:pPr>
      <w:r>
        <w:rPr>
          <w:rFonts w:ascii="Verdana" w:hAnsi="Verdana"/>
        </w:rPr>
        <w:t>DbVisualizer V10.0.8</w:t>
      </w:r>
    </w:p>
    <w:p w14:paraId="6D12B870" w14:textId="283B380B" w:rsidR="008D295B" w:rsidRDefault="008D295B" w:rsidP="009D56FB">
      <w:pPr>
        <w:jc w:val="both"/>
        <w:rPr>
          <w:rFonts w:ascii="Verdana" w:hAnsi="Verdana"/>
        </w:rPr>
      </w:pPr>
    </w:p>
    <w:p w14:paraId="02E1C974" w14:textId="77777777" w:rsidR="00293CC2" w:rsidRDefault="00293CC2" w:rsidP="009D56FB">
      <w:pPr>
        <w:jc w:val="both"/>
        <w:rPr>
          <w:rFonts w:ascii="Verdana" w:eastAsiaTheme="majorEastAsia" w:hAnsi="Verdana" w:cstheme="majorBidi"/>
          <w:color w:val="1F3763" w:themeColor="accent1" w:themeShade="7F"/>
          <w:sz w:val="24"/>
          <w:szCs w:val="24"/>
        </w:rPr>
      </w:pPr>
    </w:p>
    <w:p w14:paraId="2E197990" w14:textId="77777777" w:rsidR="00135221" w:rsidRDefault="00135221">
      <w:pPr>
        <w:rPr>
          <w:rFonts w:ascii="Verdana" w:eastAsiaTheme="majorEastAsia" w:hAnsi="Verdana" w:cstheme="majorBidi"/>
          <w:color w:val="1F3763" w:themeColor="accent1" w:themeShade="7F"/>
          <w:sz w:val="24"/>
          <w:szCs w:val="24"/>
        </w:rPr>
      </w:pPr>
      <w:r>
        <w:rPr>
          <w:rFonts w:ascii="Verdana" w:hAnsi="Verdana"/>
        </w:rPr>
        <w:br w:type="page"/>
      </w:r>
    </w:p>
    <w:p w14:paraId="3E1407D8" w14:textId="19F383F1" w:rsidR="005A3F09" w:rsidRDefault="005A3F09" w:rsidP="007C193E">
      <w:pPr>
        <w:pStyle w:val="berschrift3"/>
        <w:numPr>
          <w:ilvl w:val="1"/>
          <w:numId w:val="4"/>
        </w:numPr>
        <w:rPr>
          <w:rFonts w:ascii="Verdana" w:hAnsi="Verdana"/>
        </w:rPr>
      </w:pPr>
      <w:bookmarkStart w:id="26" w:name="_Toc510783455"/>
      <w:r w:rsidRPr="000970A0">
        <w:rPr>
          <w:rFonts w:ascii="Verdana" w:hAnsi="Verdana"/>
        </w:rPr>
        <w:lastRenderedPageBreak/>
        <w:t>Wirtschaftlichkeitsanalyse</w:t>
      </w:r>
      <w:bookmarkEnd w:id="26"/>
      <w:r w:rsidRPr="000970A0">
        <w:rPr>
          <w:rFonts w:ascii="Verdana" w:hAnsi="Verdana"/>
        </w:rPr>
        <w:t xml:space="preserve"> </w:t>
      </w:r>
    </w:p>
    <w:p w14:paraId="4F752100" w14:textId="5B7FD8C9" w:rsidR="00D87388" w:rsidRDefault="00D87388" w:rsidP="00D87388"/>
    <w:p w14:paraId="52AC846A" w14:textId="443DC643" w:rsidR="00D87388" w:rsidRPr="00D87388" w:rsidRDefault="009F0732" w:rsidP="007C193E">
      <w:pPr>
        <w:pStyle w:val="berschrift3"/>
        <w:numPr>
          <w:ilvl w:val="2"/>
          <w:numId w:val="4"/>
        </w:numPr>
        <w:jc w:val="both"/>
        <w:rPr>
          <w:rFonts w:ascii="Verdana" w:hAnsi="Verdana"/>
        </w:rPr>
      </w:pPr>
      <w:bookmarkStart w:id="27" w:name="_Toc510783456"/>
      <w:r w:rsidRPr="00D87388">
        <w:rPr>
          <w:rFonts w:ascii="Verdana" w:hAnsi="Verdana"/>
        </w:rPr>
        <w:t>Make</w:t>
      </w:r>
      <w:r>
        <w:rPr>
          <w:rFonts w:ascii="Verdana" w:hAnsi="Verdana"/>
        </w:rPr>
        <w:t>-</w:t>
      </w:r>
      <w:r w:rsidRPr="00D87388">
        <w:rPr>
          <w:rFonts w:ascii="Verdana" w:hAnsi="Verdana"/>
        </w:rPr>
        <w:t>or</w:t>
      </w:r>
      <w:r>
        <w:rPr>
          <w:rFonts w:ascii="Verdana" w:hAnsi="Verdana"/>
        </w:rPr>
        <w:t>-</w:t>
      </w:r>
      <w:r w:rsidR="00D87388" w:rsidRPr="00D87388">
        <w:rPr>
          <w:rFonts w:ascii="Verdana" w:hAnsi="Verdana"/>
        </w:rPr>
        <w:t>Buy</w:t>
      </w:r>
      <w:r>
        <w:rPr>
          <w:rFonts w:ascii="Verdana" w:hAnsi="Verdana"/>
        </w:rPr>
        <w:t>-</w:t>
      </w:r>
      <w:r w:rsidR="00D87388" w:rsidRPr="00D87388">
        <w:rPr>
          <w:rFonts w:ascii="Verdana" w:hAnsi="Verdana"/>
        </w:rPr>
        <w:t>Entscheidung</w:t>
      </w:r>
      <w:bookmarkEnd w:id="27"/>
    </w:p>
    <w:p w14:paraId="21294240" w14:textId="414A07A0" w:rsidR="00D87388" w:rsidRDefault="00D87388" w:rsidP="00494E01">
      <w:pPr>
        <w:jc w:val="both"/>
        <w:rPr>
          <w:rFonts w:ascii="Verdana" w:hAnsi="Verdana"/>
        </w:rPr>
      </w:pPr>
      <w:r>
        <w:rPr>
          <w:rFonts w:ascii="Verdana" w:hAnsi="Verdana"/>
        </w:rPr>
        <w:t>Auf dem Markt gibt es einige Angebote zum Thema „</w:t>
      </w:r>
      <w:r w:rsidR="009F0732">
        <w:rPr>
          <w:rFonts w:ascii="Verdana" w:hAnsi="Verdana"/>
        </w:rPr>
        <w:t>Karteikartensystem-</w:t>
      </w:r>
      <w:r>
        <w:rPr>
          <w:rFonts w:ascii="Verdana" w:hAnsi="Verdana"/>
        </w:rPr>
        <w:t xml:space="preserve">gestütztes Lernen“. Die aktuellen Lösungsansätze </w:t>
      </w:r>
      <w:r w:rsidR="00450B34">
        <w:rPr>
          <w:rFonts w:ascii="Verdana" w:hAnsi="Verdana"/>
        </w:rPr>
        <w:t>basieren jedoch darauf, dass der Anwender selbst die Fragen und Antwortmöglichkeiten eingeben muss. Dies ist zum einen sehr zeitintensiv</w:t>
      </w:r>
      <w:r w:rsidR="009F0732">
        <w:rPr>
          <w:rFonts w:ascii="Verdana" w:hAnsi="Verdana"/>
        </w:rPr>
        <w:t xml:space="preserve"> und zum anderen</w:t>
      </w:r>
      <w:r w:rsidR="00450B34">
        <w:rPr>
          <w:rFonts w:ascii="Verdana" w:hAnsi="Verdana"/>
        </w:rPr>
        <w:t xml:space="preserve"> auch eine mögliche Fehlerquelle.</w:t>
      </w:r>
    </w:p>
    <w:p w14:paraId="29670B10" w14:textId="50135F1D" w:rsidR="00450B34" w:rsidRDefault="009F0732" w:rsidP="00494E01">
      <w:pPr>
        <w:jc w:val="both"/>
        <w:rPr>
          <w:rFonts w:ascii="Verdana" w:hAnsi="Verdana"/>
        </w:rPr>
      </w:pPr>
      <w:r>
        <w:rPr>
          <w:rFonts w:ascii="Verdana" w:hAnsi="Verdana"/>
        </w:rPr>
        <w:t xml:space="preserve">Hinzu </w:t>
      </w:r>
      <w:r w:rsidR="00450B34">
        <w:rPr>
          <w:rFonts w:ascii="Verdana" w:hAnsi="Verdana"/>
        </w:rPr>
        <w:t xml:space="preserve">kommt, dass im System </w:t>
      </w:r>
      <w:r w:rsidR="00450B34" w:rsidRPr="0097404B">
        <w:rPr>
          <w:rFonts w:ascii="Verdana" w:hAnsi="Verdana"/>
          <w:i/>
        </w:rPr>
        <w:t>LuPto</w:t>
      </w:r>
      <w:r w:rsidR="00450B34">
        <w:rPr>
          <w:rFonts w:ascii="Verdana" w:hAnsi="Verdana"/>
        </w:rPr>
        <w:t xml:space="preserve"> sozialpädagogisch ausgebildete Trainer die Inhalte individuell zusammenstellen und über ein Kommunikationssystem für Rückfragen bereitstehen.  </w:t>
      </w:r>
    </w:p>
    <w:p w14:paraId="759A72C3" w14:textId="38DC3D67" w:rsidR="00E50212" w:rsidRDefault="00450B34" w:rsidP="00494E01">
      <w:pPr>
        <w:jc w:val="both"/>
        <w:rPr>
          <w:rFonts w:ascii="Verdana" w:hAnsi="Verdana"/>
        </w:rPr>
      </w:pPr>
      <w:r>
        <w:rPr>
          <w:rFonts w:ascii="Verdana" w:hAnsi="Verdana"/>
        </w:rPr>
        <w:t>Ein solches Gesamtkonzept ist derzeit nicht erhältlich – ein Einkauf bietet sich daher nicht an.</w:t>
      </w:r>
    </w:p>
    <w:p w14:paraId="742C745A" w14:textId="77777777" w:rsidR="001418C0" w:rsidRPr="007B2A95" w:rsidRDefault="001418C0" w:rsidP="00494E01">
      <w:pPr>
        <w:jc w:val="both"/>
        <w:rPr>
          <w:rFonts w:ascii="Verdana" w:hAnsi="Verdana"/>
          <w:sz w:val="20"/>
        </w:rPr>
      </w:pPr>
    </w:p>
    <w:p w14:paraId="5BAFE9FA" w14:textId="225947F4" w:rsidR="00135221" w:rsidRDefault="00135221">
      <w:pPr>
        <w:rPr>
          <w:rFonts w:ascii="Verdana" w:eastAsiaTheme="majorEastAsia" w:hAnsi="Verdana" w:cstheme="majorBidi"/>
          <w:color w:val="1F3763" w:themeColor="accent1" w:themeShade="7F"/>
          <w:sz w:val="24"/>
          <w:szCs w:val="24"/>
        </w:rPr>
      </w:pPr>
    </w:p>
    <w:p w14:paraId="27ECB2E2" w14:textId="7B753CF1" w:rsidR="00E50212" w:rsidRDefault="00E50212" w:rsidP="007C193E">
      <w:pPr>
        <w:pStyle w:val="berschrift3"/>
        <w:numPr>
          <w:ilvl w:val="2"/>
          <w:numId w:val="4"/>
        </w:numPr>
        <w:jc w:val="both"/>
        <w:rPr>
          <w:rFonts w:ascii="Verdana" w:hAnsi="Verdana"/>
        </w:rPr>
      </w:pPr>
      <w:r>
        <w:rPr>
          <w:rFonts w:ascii="Verdana" w:hAnsi="Verdana"/>
        </w:rPr>
        <w:t xml:space="preserve"> </w:t>
      </w:r>
      <w:bookmarkStart w:id="28" w:name="_Toc510783457"/>
      <w:r>
        <w:rPr>
          <w:rFonts w:ascii="Verdana" w:hAnsi="Verdana"/>
        </w:rPr>
        <w:t>Kosten</w:t>
      </w:r>
      <w:bookmarkEnd w:id="28"/>
    </w:p>
    <w:p w14:paraId="6878282B" w14:textId="5AFBE616" w:rsidR="001D116B" w:rsidRDefault="001D116B" w:rsidP="00494E01">
      <w:pPr>
        <w:jc w:val="both"/>
        <w:rPr>
          <w:rFonts w:ascii="Verdana" w:hAnsi="Verdana"/>
        </w:rPr>
      </w:pPr>
      <w:r>
        <w:rPr>
          <w:rFonts w:ascii="Verdana" w:hAnsi="Verdana"/>
        </w:rPr>
        <w:t xml:space="preserve">Dieses Teilprojekt findet im Rahmen einer Umschulung statt. Dem Praktikumsbetrieb </w:t>
      </w:r>
      <w:r w:rsidRPr="000970A0">
        <w:rPr>
          <w:rFonts w:ascii="Verdana" w:hAnsi="Verdana"/>
        </w:rPr>
        <w:t xml:space="preserve">DEKRA Media GmbH </w:t>
      </w:r>
      <w:r>
        <w:rPr>
          <w:rFonts w:ascii="Verdana" w:hAnsi="Verdana"/>
        </w:rPr>
        <w:t xml:space="preserve">entstehen somit keine direkten Personalkosten, abgesehen von </w:t>
      </w:r>
      <w:r w:rsidR="00A9162F">
        <w:rPr>
          <w:rFonts w:ascii="Verdana" w:hAnsi="Verdana"/>
        </w:rPr>
        <w:t>Kosten für den Zeitaufwand von Mitarbeitenden der Fachabteilung</w:t>
      </w:r>
      <w:r>
        <w:rPr>
          <w:rFonts w:ascii="Verdana" w:hAnsi="Verdana"/>
        </w:rPr>
        <w:t>, die für Rückfragen bereitstehen. Für eine realistische Einschätzung wird der folgenden Berechnung ein Stundensatz</w:t>
      </w:r>
      <w:r w:rsidR="00A9162F">
        <w:rPr>
          <w:rFonts w:ascii="Verdana" w:hAnsi="Verdana"/>
        </w:rPr>
        <w:t xml:space="preserve"> eines Auszubildenden</w:t>
      </w:r>
      <w:r>
        <w:rPr>
          <w:rFonts w:ascii="Verdana" w:hAnsi="Verdana"/>
        </w:rPr>
        <w:t xml:space="preserve"> in Höhe von </w:t>
      </w:r>
      <w:r w:rsidR="00AE292A">
        <w:rPr>
          <w:rFonts w:ascii="Verdana" w:hAnsi="Verdana"/>
        </w:rPr>
        <w:t>25</w:t>
      </w:r>
      <w:r>
        <w:rPr>
          <w:rFonts w:ascii="Verdana" w:hAnsi="Verdana"/>
        </w:rPr>
        <w:t>,00 €/Stunde (inklusive aller Lohnkosten</w:t>
      </w:r>
      <w:r w:rsidR="00A9162F">
        <w:rPr>
          <w:rFonts w:ascii="Verdana" w:hAnsi="Verdana"/>
        </w:rPr>
        <w:t>-</w:t>
      </w:r>
      <w:r>
        <w:rPr>
          <w:rFonts w:ascii="Verdana" w:hAnsi="Verdana"/>
        </w:rPr>
        <w:t xml:space="preserve"> und Arbeitgeberanteile) zugrunde gelegt.</w:t>
      </w:r>
    </w:p>
    <w:p w14:paraId="1AC7C83C" w14:textId="1145EFDB" w:rsidR="00AE292A" w:rsidRDefault="001D116B" w:rsidP="00494E01">
      <w:pPr>
        <w:jc w:val="both"/>
        <w:rPr>
          <w:rFonts w:ascii="Verdana" w:hAnsi="Verdana"/>
        </w:rPr>
      </w:pPr>
      <w:r>
        <w:rPr>
          <w:rFonts w:ascii="Verdana" w:hAnsi="Verdana"/>
        </w:rPr>
        <w:t>Die Kosten dieses Projekts setzen sich aus Personal</w:t>
      </w:r>
      <w:r w:rsidR="00AE292A">
        <w:rPr>
          <w:rFonts w:ascii="Verdana" w:hAnsi="Verdana"/>
        </w:rPr>
        <w:t>- und Gemeinkosten zusammen. Zu den Gemeinkosten gehören unter anderem</w:t>
      </w:r>
      <w:r w:rsidR="00135221">
        <w:rPr>
          <w:rFonts w:ascii="Verdana" w:hAnsi="Verdana"/>
        </w:rPr>
        <w:t xml:space="preserve"> anteilig</w:t>
      </w:r>
      <w:r w:rsidR="00AE292A">
        <w:rPr>
          <w:rFonts w:ascii="Verdana" w:hAnsi="Verdana"/>
        </w:rPr>
        <w:t>:</w:t>
      </w:r>
    </w:p>
    <w:p w14:paraId="7D596FE6" w14:textId="77777777" w:rsidR="00AE292A" w:rsidRPr="00074960" w:rsidRDefault="00AE292A" w:rsidP="007C193E">
      <w:pPr>
        <w:pStyle w:val="Listenabsatz"/>
        <w:numPr>
          <w:ilvl w:val="0"/>
          <w:numId w:val="11"/>
        </w:numPr>
        <w:jc w:val="both"/>
        <w:rPr>
          <w:rFonts w:ascii="Verdana" w:hAnsi="Verdana"/>
        </w:rPr>
      </w:pPr>
      <w:r w:rsidRPr="00074960">
        <w:rPr>
          <w:rFonts w:ascii="Verdana" w:hAnsi="Verdana"/>
        </w:rPr>
        <w:t>Gebäudekosten (Miete, Heizung, Stromverbrauch, ...)</w:t>
      </w:r>
    </w:p>
    <w:p w14:paraId="6B26BD0B" w14:textId="77777777" w:rsidR="00AE292A" w:rsidRPr="00074960" w:rsidRDefault="00AE292A" w:rsidP="007C193E">
      <w:pPr>
        <w:pStyle w:val="Listenabsatz"/>
        <w:numPr>
          <w:ilvl w:val="0"/>
          <w:numId w:val="11"/>
        </w:numPr>
        <w:jc w:val="both"/>
        <w:rPr>
          <w:rFonts w:ascii="Verdana" w:hAnsi="Verdana"/>
        </w:rPr>
      </w:pPr>
      <w:r w:rsidRPr="00074960">
        <w:rPr>
          <w:rFonts w:ascii="Verdana" w:hAnsi="Verdana"/>
        </w:rPr>
        <w:t>Büroverbrauchsmaterialien</w:t>
      </w:r>
    </w:p>
    <w:p w14:paraId="482F3DD1" w14:textId="77777777" w:rsidR="00AE292A" w:rsidRDefault="00AE292A" w:rsidP="007C193E">
      <w:pPr>
        <w:pStyle w:val="Listenabsatz"/>
        <w:numPr>
          <w:ilvl w:val="0"/>
          <w:numId w:val="11"/>
        </w:numPr>
        <w:jc w:val="both"/>
        <w:rPr>
          <w:rFonts w:ascii="Verdana" w:hAnsi="Verdana"/>
        </w:rPr>
      </w:pPr>
      <w:r w:rsidRPr="00074960">
        <w:rPr>
          <w:rFonts w:ascii="Verdana" w:hAnsi="Verdana"/>
        </w:rPr>
        <w:t>Hardware-Nutzung eines EDV-Arbeitsplatzes</w:t>
      </w:r>
    </w:p>
    <w:p w14:paraId="57634747" w14:textId="77777777" w:rsidR="00AE292A" w:rsidRDefault="00AE292A" w:rsidP="007C193E">
      <w:pPr>
        <w:pStyle w:val="Listenabsatz"/>
        <w:numPr>
          <w:ilvl w:val="0"/>
          <w:numId w:val="11"/>
        </w:numPr>
        <w:jc w:val="both"/>
        <w:rPr>
          <w:rFonts w:ascii="Verdana" w:hAnsi="Verdana"/>
        </w:rPr>
      </w:pPr>
      <w:r>
        <w:rPr>
          <w:rFonts w:ascii="Verdana" w:hAnsi="Verdana"/>
        </w:rPr>
        <w:t>Lizenzgebühren für Standard-Software (MS Windows, MS Office)</w:t>
      </w:r>
    </w:p>
    <w:p w14:paraId="640AD18D" w14:textId="3E8EA47E" w:rsidR="001D116B" w:rsidRDefault="00AE292A" w:rsidP="00494E01">
      <w:pPr>
        <w:jc w:val="both"/>
        <w:rPr>
          <w:rFonts w:ascii="Verdana" w:hAnsi="Verdana"/>
        </w:rPr>
      </w:pPr>
      <w:r>
        <w:rPr>
          <w:rFonts w:ascii="Verdana" w:hAnsi="Verdana"/>
        </w:rPr>
        <w:t xml:space="preserve">Eine genaue Aufschlüsselung der Teilkosten stand nicht zur Verfügung. Die </w:t>
      </w:r>
      <w:r w:rsidRPr="000970A0">
        <w:rPr>
          <w:rFonts w:ascii="Verdana" w:hAnsi="Verdana"/>
        </w:rPr>
        <w:t>DEKRA Media GmbH</w:t>
      </w:r>
      <w:r>
        <w:rPr>
          <w:rFonts w:ascii="Verdana" w:hAnsi="Verdana"/>
        </w:rPr>
        <w:t xml:space="preserve"> rechnet hier ebenfalls mit festen Stundensätzen. Aktuell betragen die Gemeinkosten </w:t>
      </w:r>
      <w:r w:rsidR="00135221">
        <w:rPr>
          <w:rFonts w:ascii="Verdana" w:hAnsi="Verdana"/>
        </w:rPr>
        <w:t>1</w:t>
      </w:r>
      <w:r w:rsidR="001418C0">
        <w:rPr>
          <w:rFonts w:ascii="Verdana" w:hAnsi="Verdana"/>
        </w:rPr>
        <w:t>8,00 €/Stunde.</w:t>
      </w:r>
    </w:p>
    <w:p w14:paraId="2782CE1A" w14:textId="06748A85" w:rsidR="001418C0" w:rsidRPr="00074960" w:rsidRDefault="001418C0" w:rsidP="00494E01">
      <w:pPr>
        <w:jc w:val="both"/>
        <w:rPr>
          <w:rFonts w:ascii="Verdana" w:hAnsi="Verdana"/>
        </w:rPr>
      </w:pPr>
      <w:r>
        <w:rPr>
          <w:rFonts w:ascii="Verdana" w:hAnsi="Verdana"/>
        </w:rPr>
        <w:t>Zusätzliche Kosten</w:t>
      </w:r>
      <w:r w:rsidR="00A9162F">
        <w:rPr>
          <w:rFonts w:ascii="Verdana" w:hAnsi="Verdana"/>
        </w:rPr>
        <w:t>,</w:t>
      </w:r>
      <w:r>
        <w:rPr>
          <w:rFonts w:ascii="Verdana" w:hAnsi="Verdana"/>
        </w:rPr>
        <w:t xml:space="preserve"> wie zum Beispiel die Anschaffung von Hardware, die ausschließlich für dieses Projekt benötigt wird, fallen nicht an. Durch die Verwendung von Open-Source-Software entstehen auch keine weiteren Kosten </w:t>
      </w:r>
      <w:r w:rsidR="00A9162F">
        <w:rPr>
          <w:rFonts w:ascii="Verdana" w:hAnsi="Verdana"/>
        </w:rPr>
        <w:t xml:space="preserve">für beispielsweise </w:t>
      </w:r>
      <w:r>
        <w:rPr>
          <w:rFonts w:ascii="Verdana" w:hAnsi="Verdana"/>
        </w:rPr>
        <w:t xml:space="preserve">Lizenzgebühren oder </w:t>
      </w:r>
      <w:r w:rsidR="00A9162F">
        <w:rPr>
          <w:rFonts w:ascii="Verdana" w:hAnsi="Verdana"/>
        </w:rPr>
        <w:t>Ä</w:t>
      </w:r>
      <w:r>
        <w:rPr>
          <w:rFonts w:ascii="Verdana" w:hAnsi="Verdana"/>
        </w:rPr>
        <w:t>hnliche</w:t>
      </w:r>
      <w:r w:rsidR="00A9162F">
        <w:rPr>
          <w:rFonts w:ascii="Verdana" w:hAnsi="Verdana"/>
        </w:rPr>
        <w:t>s</w:t>
      </w:r>
      <w:r>
        <w:rPr>
          <w:rFonts w:ascii="Verdana" w:hAnsi="Verdana"/>
        </w:rPr>
        <w:t xml:space="preserve">. </w:t>
      </w:r>
    </w:p>
    <w:p w14:paraId="7F315397" w14:textId="77777777" w:rsidR="007B2A95" w:rsidRDefault="007B2A95">
      <w:pPr>
        <w:rPr>
          <w:rFonts w:ascii="Verdana" w:hAnsi="Verdana"/>
        </w:rPr>
      </w:pPr>
      <w:r>
        <w:rPr>
          <w:rFonts w:ascii="Verdana" w:hAnsi="Verdana"/>
        </w:rPr>
        <w:br w:type="page"/>
      </w:r>
    </w:p>
    <w:p w14:paraId="60297690" w14:textId="0A9DDFA9" w:rsidR="001418C0" w:rsidRDefault="001418C0" w:rsidP="00494E01">
      <w:pPr>
        <w:jc w:val="both"/>
        <w:rPr>
          <w:rFonts w:ascii="Verdana" w:hAnsi="Verdana"/>
        </w:rPr>
      </w:pPr>
      <w:r>
        <w:rPr>
          <w:rFonts w:ascii="Verdana" w:hAnsi="Verdana"/>
        </w:rPr>
        <w:lastRenderedPageBreak/>
        <w:t xml:space="preserve">Die Arbeitszeit, die </w:t>
      </w:r>
      <w:r w:rsidR="00A9162F">
        <w:rPr>
          <w:rFonts w:ascii="Verdana" w:hAnsi="Verdana"/>
        </w:rPr>
        <w:t xml:space="preserve">für die </w:t>
      </w:r>
      <w:r>
        <w:rPr>
          <w:rFonts w:ascii="Verdana" w:hAnsi="Verdana"/>
        </w:rPr>
        <w:t xml:space="preserve">Endabnahme und </w:t>
      </w:r>
      <w:r w:rsidR="00A9162F">
        <w:rPr>
          <w:rFonts w:ascii="Verdana" w:hAnsi="Verdana"/>
        </w:rPr>
        <w:t xml:space="preserve">die </w:t>
      </w:r>
      <w:r>
        <w:rPr>
          <w:rFonts w:ascii="Verdana" w:hAnsi="Verdana"/>
        </w:rPr>
        <w:t>Implementierung in den aktuellen Stand des Gesamt</w:t>
      </w:r>
      <w:r w:rsidR="00A9162F">
        <w:rPr>
          <w:rFonts w:ascii="Verdana" w:hAnsi="Verdana"/>
        </w:rPr>
        <w:t>p</w:t>
      </w:r>
      <w:r>
        <w:rPr>
          <w:rFonts w:ascii="Verdana" w:hAnsi="Verdana"/>
        </w:rPr>
        <w:t>rojekts anfällt, gehört nicht zur Aufgabe dieser Projektarbeit und wird somit bei der Berechnung der Kosten auch nicht berücksichtigt</w:t>
      </w:r>
      <w:r w:rsidR="009B0FA5">
        <w:rPr>
          <w:rFonts w:ascii="Verdana" w:hAnsi="Verdana"/>
        </w:rPr>
        <w:t>:</w:t>
      </w:r>
      <w:r>
        <w:rPr>
          <w:rFonts w:ascii="Verdana" w:hAnsi="Verdana"/>
        </w:rPr>
        <w:t xml:space="preserve"> </w:t>
      </w:r>
    </w:p>
    <w:p w14:paraId="33A104B7" w14:textId="3B75F495" w:rsidR="001418C0" w:rsidRDefault="001418C0" w:rsidP="001418C0">
      <w:pPr>
        <w:rPr>
          <w:rFonts w:ascii="Verdana" w:hAnsi="Verdana"/>
        </w:rPr>
      </w:pPr>
      <w:r>
        <w:rPr>
          <w:rFonts w:ascii="Verdana" w:hAnsi="Verdana"/>
        </w:rPr>
        <w:t>Gesamtkosten = Projektdauer * (Personalkosten + Gemeinkosten)</w:t>
      </w:r>
    </w:p>
    <w:p w14:paraId="6DE38C00" w14:textId="76183957" w:rsidR="001418C0" w:rsidRDefault="001418C0" w:rsidP="001418C0">
      <w:pPr>
        <w:rPr>
          <w:rFonts w:ascii="Verdana" w:hAnsi="Verdana"/>
        </w:rPr>
      </w:pPr>
      <w:r>
        <w:rPr>
          <w:rFonts w:ascii="Verdana" w:hAnsi="Verdana"/>
        </w:rPr>
        <w:t xml:space="preserve">Gesamtkosten = 70 Stunden * (25,00 €/Stunde + </w:t>
      </w:r>
      <w:r w:rsidR="00135221">
        <w:rPr>
          <w:rFonts w:ascii="Verdana" w:hAnsi="Verdana"/>
        </w:rPr>
        <w:t>1</w:t>
      </w:r>
      <w:r>
        <w:rPr>
          <w:rFonts w:ascii="Verdana" w:hAnsi="Verdana"/>
        </w:rPr>
        <w:t>8,00 €/Stunde)</w:t>
      </w:r>
    </w:p>
    <w:p w14:paraId="295E8FD3" w14:textId="2260B208" w:rsidR="00135221" w:rsidRDefault="001418C0" w:rsidP="001418C0">
      <w:pPr>
        <w:rPr>
          <w:rFonts w:ascii="Verdana" w:hAnsi="Verdana"/>
          <w:b/>
        </w:rPr>
      </w:pPr>
      <w:r w:rsidRPr="001418C0">
        <w:rPr>
          <w:rFonts w:ascii="Verdana" w:hAnsi="Verdana"/>
          <w:b/>
        </w:rPr>
        <w:t xml:space="preserve">Gesamtkosten = </w:t>
      </w:r>
      <w:r w:rsidR="00135221">
        <w:rPr>
          <w:rFonts w:ascii="Verdana" w:hAnsi="Verdana"/>
          <w:b/>
        </w:rPr>
        <w:t>3</w:t>
      </w:r>
      <w:r w:rsidRPr="001418C0">
        <w:rPr>
          <w:rFonts w:ascii="Verdana" w:hAnsi="Verdana"/>
          <w:b/>
        </w:rPr>
        <w:t>.</w:t>
      </w:r>
      <w:r w:rsidR="00135221">
        <w:rPr>
          <w:rFonts w:ascii="Verdana" w:hAnsi="Verdana"/>
          <w:b/>
        </w:rPr>
        <w:t>0</w:t>
      </w:r>
      <w:r w:rsidRPr="001418C0">
        <w:rPr>
          <w:rFonts w:ascii="Verdana" w:hAnsi="Verdana"/>
          <w:b/>
        </w:rPr>
        <w:t>10,00 €</w:t>
      </w:r>
    </w:p>
    <w:p w14:paraId="729AAD9A" w14:textId="3302DED6" w:rsidR="007B2A95" w:rsidRDefault="007B2A95" w:rsidP="001418C0">
      <w:pPr>
        <w:rPr>
          <w:rFonts w:ascii="Verdana" w:hAnsi="Verdana"/>
          <w:b/>
        </w:rPr>
      </w:pPr>
    </w:p>
    <w:p w14:paraId="102B952E" w14:textId="77777777" w:rsidR="007B2A95" w:rsidRPr="001418C0" w:rsidRDefault="007B2A95" w:rsidP="001418C0">
      <w:pPr>
        <w:rPr>
          <w:rFonts w:ascii="Verdana" w:hAnsi="Verdana"/>
          <w:b/>
        </w:rPr>
      </w:pPr>
    </w:p>
    <w:p w14:paraId="1ADB75DE" w14:textId="446DB1AD" w:rsidR="001418C0" w:rsidRPr="000970A0" w:rsidRDefault="00324481" w:rsidP="007C193E">
      <w:pPr>
        <w:pStyle w:val="berschrift3"/>
        <w:numPr>
          <w:ilvl w:val="2"/>
          <w:numId w:val="4"/>
        </w:numPr>
        <w:rPr>
          <w:rFonts w:ascii="Verdana" w:hAnsi="Verdana"/>
        </w:rPr>
      </w:pPr>
      <w:r>
        <w:rPr>
          <w:rFonts w:ascii="Verdana" w:hAnsi="Verdana"/>
        </w:rPr>
        <w:t xml:space="preserve"> </w:t>
      </w:r>
      <w:bookmarkStart w:id="29" w:name="_Toc510783458"/>
      <w:r w:rsidR="001418C0">
        <w:rPr>
          <w:rFonts w:ascii="Verdana" w:hAnsi="Verdana"/>
        </w:rPr>
        <w:t>Amortisation</w:t>
      </w:r>
      <w:bookmarkEnd w:id="29"/>
    </w:p>
    <w:p w14:paraId="390D32FD" w14:textId="3B85AD08" w:rsidR="00494E01" w:rsidRDefault="00062BB3" w:rsidP="00494E01">
      <w:pPr>
        <w:jc w:val="both"/>
        <w:rPr>
          <w:rFonts w:ascii="Verdana" w:hAnsi="Verdana"/>
        </w:rPr>
      </w:pPr>
      <w:r>
        <w:rPr>
          <w:rFonts w:ascii="Verdana" w:hAnsi="Verdana"/>
        </w:rPr>
        <w:t>Die Umsetzung dieses Projekts zielt auf die Motivation von Auszubildende</w:t>
      </w:r>
      <w:r w:rsidR="009B0FA5">
        <w:rPr>
          <w:rFonts w:ascii="Verdana" w:hAnsi="Verdana"/>
        </w:rPr>
        <w:t>n</w:t>
      </w:r>
      <w:r>
        <w:rPr>
          <w:rFonts w:ascii="Verdana" w:hAnsi="Verdana"/>
        </w:rPr>
        <w:t xml:space="preserve"> ab</w:t>
      </w:r>
      <w:r w:rsidR="00454DB5">
        <w:rPr>
          <w:rFonts w:ascii="Verdana" w:hAnsi="Verdana"/>
        </w:rPr>
        <w:t>,</w:t>
      </w:r>
      <w:r>
        <w:rPr>
          <w:rFonts w:ascii="Verdana" w:hAnsi="Verdana"/>
        </w:rPr>
        <w:t xml:space="preserve"> das Werkzeug </w:t>
      </w:r>
      <w:r w:rsidRPr="0097404B">
        <w:rPr>
          <w:rFonts w:ascii="Verdana" w:hAnsi="Verdana"/>
          <w:i/>
        </w:rPr>
        <w:t>LuPto</w:t>
      </w:r>
      <w:r>
        <w:rPr>
          <w:rFonts w:ascii="Verdana" w:hAnsi="Verdana"/>
        </w:rPr>
        <w:t xml:space="preserve"> häufiger zu nutzen. Dieses ist ein nicht monetärer Vorteil. Eine Möglichkeit, die </w:t>
      </w:r>
      <w:r w:rsidR="009B0FA5">
        <w:rPr>
          <w:rFonts w:ascii="Verdana" w:hAnsi="Verdana"/>
        </w:rPr>
        <w:t xml:space="preserve">Nutzungssteigerung </w:t>
      </w:r>
      <w:r>
        <w:rPr>
          <w:rFonts w:ascii="Verdana" w:hAnsi="Verdana"/>
        </w:rPr>
        <w:t xml:space="preserve">durch diese Erweiterung messbar zu machen, bestünde darin, dass eine Kontrollgruppe ohne und eine Gruppe mit diesem Zusatz arbeitet. Aussagekräftige Ergebnisse würde man </w:t>
      </w:r>
      <w:r w:rsidR="00B11484">
        <w:rPr>
          <w:rFonts w:ascii="Verdana" w:hAnsi="Verdana"/>
        </w:rPr>
        <w:t xml:space="preserve">anschließend </w:t>
      </w:r>
      <w:r>
        <w:rPr>
          <w:rFonts w:ascii="Verdana" w:hAnsi="Verdana"/>
        </w:rPr>
        <w:t>nach Durchlauf</w:t>
      </w:r>
      <w:r w:rsidR="009B0FA5">
        <w:rPr>
          <w:rFonts w:ascii="Verdana" w:hAnsi="Verdana"/>
        </w:rPr>
        <w:t>en</w:t>
      </w:r>
      <w:r>
        <w:rPr>
          <w:rFonts w:ascii="Verdana" w:hAnsi="Verdana"/>
        </w:rPr>
        <w:t xml:space="preserve"> einer gesamten Ausbildungsdauer erhalten.</w:t>
      </w:r>
    </w:p>
    <w:p w14:paraId="0D19F2C8" w14:textId="01A6057F" w:rsidR="00135221" w:rsidRDefault="00062BB3" w:rsidP="008C2787">
      <w:pPr>
        <w:jc w:val="both"/>
        <w:rPr>
          <w:rFonts w:ascii="Verdana" w:hAnsi="Verdana"/>
        </w:rPr>
      </w:pPr>
      <w:r>
        <w:rPr>
          <w:rFonts w:ascii="Verdana" w:hAnsi="Verdana"/>
        </w:rPr>
        <w:t xml:space="preserve">Diese Auswertung ist jedoch ausdrücklich nicht erwünscht, </w:t>
      </w:r>
      <w:r w:rsidR="009B0FA5">
        <w:rPr>
          <w:rFonts w:ascii="Verdana" w:hAnsi="Verdana"/>
        </w:rPr>
        <w:t xml:space="preserve">denn </w:t>
      </w:r>
      <w:r>
        <w:rPr>
          <w:rFonts w:ascii="Verdana" w:hAnsi="Verdana"/>
        </w:rPr>
        <w:t xml:space="preserve">die Kontrollgruppe </w:t>
      </w:r>
      <w:r w:rsidR="009B0FA5">
        <w:rPr>
          <w:rFonts w:ascii="Verdana" w:hAnsi="Verdana"/>
        </w:rPr>
        <w:t xml:space="preserve">würde </w:t>
      </w:r>
      <w:r>
        <w:rPr>
          <w:rFonts w:ascii="Verdana" w:hAnsi="Verdana"/>
        </w:rPr>
        <w:t>bei der Durchführung benachteiligt.</w:t>
      </w:r>
    </w:p>
    <w:p w14:paraId="75234984" w14:textId="2BC058C3" w:rsidR="00062BB3" w:rsidRDefault="00062BB3" w:rsidP="00494E01">
      <w:pPr>
        <w:jc w:val="both"/>
        <w:rPr>
          <w:rFonts w:ascii="Verdana" w:hAnsi="Verdana"/>
        </w:rPr>
      </w:pPr>
      <w:r>
        <w:rPr>
          <w:rFonts w:ascii="Verdana" w:hAnsi="Verdana"/>
        </w:rPr>
        <w:t xml:space="preserve">Da sich der Nutzen nicht </w:t>
      </w:r>
      <w:r w:rsidR="009C1E6C">
        <w:rPr>
          <w:rFonts w:ascii="Verdana" w:hAnsi="Verdana"/>
        </w:rPr>
        <w:t xml:space="preserve">in geldwerten Vorteilen darstellen lässt, ist eine tatsächliche </w:t>
      </w:r>
      <w:r w:rsidR="001418C0">
        <w:rPr>
          <w:rFonts w:ascii="Verdana" w:hAnsi="Verdana"/>
        </w:rPr>
        <w:t xml:space="preserve">Berechnung der Amortisationsdauer </w:t>
      </w:r>
      <w:r w:rsidR="009C1E6C">
        <w:rPr>
          <w:rFonts w:ascii="Verdana" w:hAnsi="Verdana"/>
        </w:rPr>
        <w:t xml:space="preserve">nicht möglich. </w:t>
      </w:r>
      <w:r w:rsidR="00454DB5">
        <w:rPr>
          <w:rFonts w:ascii="Verdana" w:hAnsi="Verdana"/>
        </w:rPr>
        <w:t>Stattdessen</w:t>
      </w:r>
      <w:r w:rsidR="009C1E6C">
        <w:rPr>
          <w:rFonts w:ascii="Verdana" w:hAnsi="Verdana"/>
        </w:rPr>
        <w:t xml:space="preserve"> beschränke ich mich in dieser Dokumentation auf </w:t>
      </w:r>
      <w:r w:rsidR="00494E01">
        <w:rPr>
          <w:rFonts w:ascii="Verdana" w:hAnsi="Verdana"/>
        </w:rPr>
        <w:t xml:space="preserve">die </w:t>
      </w:r>
      <w:r w:rsidR="009C1E6C">
        <w:rPr>
          <w:rFonts w:ascii="Verdana" w:hAnsi="Verdana"/>
        </w:rPr>
        <w:t>Berechnung der anfallenden Kosten.</w:t>
      </w:r>
    </w:p>
    <w:p w14:paraId="1DD4F105" w14:textId="3E050C9F" w:rsidR="00494E01" w:rsidRDefault="00494E01" w:rsidP="00494E01">
      <w:pPr>
        <w:jc w:val="both"/>
        <w:rPr>
          <w:rFonts w:ascii="Verdana" w:hAnsi="Verdana"/>
        </w:rPr>
      </w:pPr>
      <w:r>
        <w:rPr>
          <w:rFonts w:ascii="Verdana" w:hAnsi="Verdana"/>
        </w:rPr>
        <w:t xml:space="preserve">Für die Durchführung dieser Projektarbeit entstehen Kosten in Höhe von </w:t>
      </w:r>
      <w:r w:rsidR="0043359F">
        <w:rPr>
          <w:rFonts w:ascii="Verdana" w:hAnsi="Verdana"/>
        </w:rPr>
        <w:t>3.0</w:t>
      </w:r>
      <w:r>
        <w:rPr>
          <w:rFonts w:ascii="Verdana" w:hAnsi="Verdana"/>
        </w:rPr>
        <w:t>10 €.</w:t>
      </w:r>
    </w:p>
    <w:p w14:paraId="0A328284" w14:textId="77777777" w:rsidR="00062BB3" w:rsidRDefault="00062BB3" w:rsidP="00494E01">
      <w:pPr>
        <w:jc w:val="both"/>
        <w:rPr>
          <w:rFonts w:ascii="Verdana" w:hAnsi="Verdana"/>
        </w:rPr>
      </w:pPr>
    </w:p>
    <w:p w14:paraId="217E5CC4" w14:textId="77777777" w:rsidR="00062BB3" w:rsidRDefault="00062BB3">
      <w:pPr>
        <w:rPr>
          <w:rFonts w:ascii="Verdana" w:hAnsi="Verdana"/>
        </w:rPr>
      </w:pPr>
    </w:p>
    <w:p w14:paraId="78839CC8" w14:textId="2B613F0F" w:rsidR="00FC398E" w:rsidRPr="00454DB5" w:rsidRDefault="00FC398E">
      <w:pPr>
        <w:rPr>
          <w:rFonts w:ascii="Verdana" w:eastAsiaTheme="majorEastAsia" w:hAnsi="Verdana" w:cstheme="majorBidi"/>
          <w:color w:val="1F3763" w:themeColor="accent1" w:themeShade="7F"/>
          <w:sz w:val="24"/>
          <w:szCs w:val="24"/>
        </w:rPr>
      </w:pPr>
      <w:r w:rsidRPr="000970A0">
        <w:rPr>
          <w:rFonts w:ascii="Verdana" w:hAnsi="Verdana"/>
        </w:rPr>
        <w:br w:type="page"/>
      </w:r>
    </w:p>
    <w:p w14:paraId="6C22AFB9" w14:textId="4BA079F6" w:rsidR="00951BD2" w:rsidRDefault="00041A6A" w:rsidP="007C193E">
      <w:pPr>
        <w:pStyle w:val="berschrift2"/>
        <w:numPr>
          <w:ilvl w:val="0"/>
          <w:numId w:val="5"/>
        </w:numPr>
        <w:rPr>
          <w:rFonts w:ascii="Verdana" w:hAnsi="Verdana"/>
        </w:rPr>
      </w:pPr>
      <w:bookmarkStart w:id="30" w:name="_Toc510783459"/>
      <w:r w:rsidRPr="000970A0">
        <w:rPr>
          <w:rFonts w:ascii="Verdana" w:hAnsi="Verdana"/>
        </w:rPr>
        <w:lastRenderedPageBreak/>
        <w:t>Entwurfsphase</w:t>
      </w:r>
      <w:bookmarkEnd w:id="30"/>
    </w:p>
    <w:p w14:paraId="66739EDE" w14:textId="77777777" w:rsidR="00FC792B" w:rsidRPr="00FC792B" w:rsidRDefault="00FC792B" w:rsidP="00FC792B"/>
    <w:p w14:paraId="09BC2AD8" w14:textId="77777777" w:rsidR="00041A6A" w:rsidRPr="000970A0" w:rsidRDefault="00041A6A" w:rsidP="007C193E">
      <w:pPr>
        <w:pStyle w:val="berschrift3"/>
        <w:numPr>
          <w:ilvl w:val="1"/>
          <w:numId w:val="5"/>
        </w:numPr>
        <w:rPr>
          <w:rFonts w:ascii="Verdana" w:hAnsi="Verdana"/>
        </w:rPr>
      </w:pPr>
      <w:bookmarkStart w:id="31" w:name="_Toc510783460"/>
      <w:r w:rsidRPr="000970A0">
        <w:rPr>
          <w:rFonts w:ascii="Verdana" w:hAnsi="Verdana"/>
        </w:rPr>
        <w:t>Zielplattform</w:t>
      </w:r>
      <w:bookmarkEnd w:id="31"/>
    </w:p>
    <w:p w14:paraId="12C463D5" w14:textId="34A20374" w:rsidR="00041A6A" w:rsidRPr="000970A0" w:rsidRDefault="00F250D6" w:rsidP="004E0706">
      <w:pPr>
        <w:jc w:val="both"/>
        <w:rPr>
          <w:rFonts w:ascii="Verdana" w:hAnsi="Verdana"/>
        </w:rPr>
      </w:pPr>
      <w:r w:rsidRPr="000970A0">
        <w:rPr>
          <w:rFonts w:ascii="Verdana" w:hAnsi="Verdana"/>
        </w:rPr>
        <w:t>Die einzige</w:t>
      </w:r>
      <w:r w:rsidR="00B11484">
        <w:rPr>
          <w:rFonts w:ascii="Verdana" w:hAnsi="Verdana"/>
        </w:rPr>
        <w:t>n</w:t>
      </w:r>
      <w:r w:rsidRPr="000970A0">
        <w:rPr>
          <w:rFonts w:ascii="Verdana" w:hAnsi="Verdana"/>
        </w:rPr>
        <w:t xml:space="preserve"> Anforderung</w:t>
      </w:r>
      <w:r w:rsidR="00B11484">
        <w:rPr>
          <w:rFonts w:ascii="Verdana" w:hAnsi="Verdana"/>
        </w:rPr>
        <w:t>en</w:t>
      </w:r>
      <w:r w:rsidRPr="000970A0">
        <w:rPr>
          <w:rFonts w:ascii="Verdana" w:hAnsi="Verdana"/>
        </w:rPr>
        <w:t xml:space="preserve"> an die Hardware der Auszubildenden soll</w:t>
      </w:r>
      <w:r w:rsidR="00956B04">
        <w:rPr>
          <w:rFonts w:ascii="Verdana" w:hAnsi="Verdana"/>
        </w:rPr>
        <w:t>en</w:t>
      </w:r>
      <w:r w:rsidRPr="000970A0">
        <w:rPr>
          <w:rFonts w:ascii="Verdana" w:hAnsi="Verdana"/>
        </w:rPr>
        <w:t xml:space="preserve"> ein Internetzugang und die Verwendung eines Standard</w:t>
      </w:r>
      <w:r w:rsidR="00BA35F1" w:rsidRPr="000970A0">
        <w:rPr>
          <w:rFonts w:ascii="Verdana" w:hAnsi="Verdana"/>
        </w:rPr>
        <w:t>-</w:t>
      </w:r>
      <w:r w:rsidRPr="000970A0">
        <w:rPr>
          <w:rFonts w:ascii="Verdana" w:hAnsi="Verdana"/>
        </w:rPr>
        <w:t>Browser</w:t>
      </w:r>
      <w:r w:rsidR="00BA35F1" w:rsidRPr="000970A0">
        <w:rPr>
          <w:rFonts w:ascii="Verdana" w:hAnsi="Verdana"/>
        </w:rPr>
        <w:t>s</w:t>
      </w:r>
      <w:r w:rsidR="00464C53" w:rsidRPr="000970A0">
        <w:rPr>
          <w:rFonts w:ascii="Verdana" w:hAnsi="Verdana"/>
        </w:rPr>
        <w:t xml:space="preserve"> </w:t>
      </w:r>
      <w:r w:rsidR="004F2CFA">
        <w:rPr>
          <w:rFonts w:ascii="Verdana" w:hAnsi="Verdana"/>
        </w:rPr>
        <w:t xml:space="preserve">auf einem </w:t>
      </w:r>
      <w:r w:rsidR="004E0706">
        <w:rPr>
          <w:rFonts w:ascii="Verdana" w:hAnsi="Verdana"/>
        </w:rPr>
        <w:t xml:space="preserve">beliebigen Endgerät </w:t>
      </w:r>
      <w:r w:rsidR="00464C53" w:rsidRPr="000970A0">
        <w:rPr>
          <w:rFonts w:ascii="Verdana" w:hAnsi="Verdana"/>
        </w:rPr>
        <w:t>sein</w:t>
      </w:r>
      <w:r w:rsidRPr="000970A0">
        <w:rPr>
          <w:rFonts w:ascii="Verdana" w:hAnsi="Verdana"/>
        </w:rPr>
        <w:t xml:space="preserve">. </w:t>
      </w:r>
      <w:r w:rsidR="00BA35F1" w:rsidRPr="000970A0">
        <w:rPr>
          <w:rFonts w:ascii="Verdana" w:hAnsi="Verdana"/>
        </w:rPr>
        <w:t>D</w:t>
      </w:r>
      <w:r w:rsidR="00633AAD" w:rsidRPr="000970A0">
        <w:rPr>
          <w:rFonts w:ascii="Verdana" w:hAnsi="Verdana"/>
        </w:rPr>
        <w:t xml:space="preserve">ieses Projekt </w:t>
      </w:r>
      <w:r w:rsidR="00BA35F1" w:rsidRPr="000970A0">
        <w:rPr>
          <w:rFonts w:ascii="Verdana" w:hAnsi="Verdana"/>
        </w:rPr>
        <w:t xml:space="preserve">wird </w:t>
      </w:r>
      <w:r w:rsidR="00633AAD" w:rsidRPr="000970A0">
        <w:rPr>
          <w:rFonts w:ascii="Verdana" w:hAnsi="Verdana"/>
        </w:rPr>
        <w:t>in Form einer Web-Applikation umgesetzt</w:t>
      </w:r>
      <w:r w:rsidR="009B0FA5">
        <w:rPr>
          <w:rFonts w:ascii="Verdana" w:hAnsi="Verdana"/>
        </w:rPr>
        <w:t>,</w:t>
      </w:r>
      <w:r w:rsidR="004E0706">
        <w:rPr>
          <w:rFonts w:ascii="Verdana" w:hAnsi="Verdana"/>
        </w:rPr>
        <w:t xml:space="preserve"> um plattformunabhängig zu sein.</w:t>
      </w:r>
    </w:p>
    <w:p w14:paraId="6C898350" w14:textId="6E6454C9" w:rsidR="004E0706" w:rsidRDefault="00BA35F1" w:rsidP="004E0706">
      <w:pPr>
        <w:jc w:val="both"/>
        <w:rPr>
          <w:rFonts w:ascii="Verdana" w:hAnsi="Verdana"/>
        </w:rPr>
      </w:pPr>
      <w:r w:rsidRPr="000970A0">
        <w:rPr>
          <w:rFonts w:ascii="Verdana" w:hAnsi="Verdana"/>
        </w:rPr>
        <w:t xml:space="preserve">Die bisher existierenden Programmteile wurden unter Verwendung des </w:t>
      </w:r>
      <w:r w:rsidR="00324481">
        <w:rPr>
          <w:rFonts w:ascii="Verdana" w:hAnsi="Verdana"/>
        </w:rPr>
        <w:t>PHP</w:t>
      </w:r>
      <w:r w:rsidRPr="000970A0">
        <w:rPr>
          <w:rFonts w:ascii="Verdana" w:hAnsi="Verdana"/>
        </w:rPr>
        <w:t xml:space="preserve">-Frameworks </w:t>
      </w:r>
      <w:r w:rsidRPr="00215A1A">
        <w:rPr>
          <w:rFonts w:ascii="Verdana" w:hAnsi="Verdana"/>
          <w:i/>
        </w:rPr>
        <w:t>Laravel</w:t>
      </w:r>
      <w:r w:rsidRPr="000970A0">
        <w:rPr>
          <w:rFonts w:ascii="Verdana" w:hAnsi="Verdana"/>
        </w:rPr>
        <w:t xml:space="preserve"> entwickelt. </w:t>
      </w:r>
      <w:r w:rsidR="004E0706">
        <w:rPr>
          <w:rFonts w:ascii="Verdana" w:hAnsi="Verdana"/>
        </w:rPr>
        <w:t>Um bereits bestehende Klassen problemlos nutzen zu können</w:t>
      </w:r>
      <w:r w:rsidRPr="000970A0">
        <w:rPr>
          <w:rFonts w:ascii="Verdana" w:hAnsi="Verdana"/>
        </w:rPr>
        <w:t xml:space="preserve">, bietet sich hier die weitere Verwendung an. </w:t>
      </w:r>
      <w:r w:rsidR="00464C53" w:rsidRPr="000970A0">
        <w:rPr>
          <w:rFonts w:ascii="Verdana" w:hAnsi="Verdana"/>
        </w:rPr>
        <w:t xml:space="preserve">Ebenfalls bietet die Umgebung </w:t>
      </w:r>
      <w:r w:rsidR="009B0FA5">
        <w:rPr>
          <w:rFonts w:ascii="Verdana" w:hAnsi="Verdana"/>
        </w:rPr>
        <w:t>schon</w:t>
      </w:r>
      <w:r w:rsidR="009B0FA5" w:rsidRPr="000970A0">
        <w:rPr>
          <w:rFonts w:ascii="Verdana" w:hAnsi="Verdana"/>
        </w:rPr>
        <w:t xml:space="preserve"> </w:t>
      </w:r>
      <w:r w:rsidR="00464C53" w:rsidRPr="000970A0">
        <w:rPr>
          <w:rFonts w:ascii="Verdana" w:hAnsi="Verdana"/>
        </w:rPr>
        <w:t>eine Benutzerverwaltung und ein integriertes Datenbankmanagement. Jegliche Rechnerleist</w:t>
      </w:r>
      <w:r w:rsidR="00742BCC" w:rsidRPr="000970A0">
        <w:rPr>
          <w:rFonts w:ascii="Verdana" w:hAnsi="Verdana"/>
        </w:rPr>
        <w:t>ung</w:t>
      </w:r>
      <w:r w:rsidR="00464C53" w:rsidRPr="000970A0">
        <w:rPr>
          <w:rFonts w:ascii="Verdana" w:hAnsi="Verdana"/>
        </w:rPr>
        <w:t xml:space="preserve"> findet auf dem Server statt und entlastet </w:t>
      </w:r>
      <w:r w:rsidR="00412522" w:rsidRPr="000970A0">
        <w:rPr>
          <w:rFonts w:ascii="Verdana" w:hAnsi="Verdana"/>
        </w:rPr>
        <w:t>somit</w:t>
      </w:r>
      <w:r w:rsidR="00464C53" w:rsidRPr="000970A0">
        <w:rPr>
          <w:rFonts w:ascii="Verdana" w:hAnsi="Verdana"/>
        </w:rPr>
        <w:t xml:space="preserve"> </w:t>
      </w:r>
      <w:r w:rsidR="00742BCC" w:rsidRPr="000970A0">
        <w:rPr>
          <w:rFonts w:ascii="Verdana" w:hAnsi="Verdana"/>
        </w:rPr>
        <w:t>die Hardware der Auszubildenden.</w:t>
      </w:r>
    </w:p>
    <w:p w14:paraId="1336A12C" w14:textId="649CC048" w:rsidR="00464C53" w:rsidRPr="000970A0" w:rsidRDefault="00C62AA0" w:rsidP="004E0706">
      <w:pPr>
        <w:jc w:val="both"/>
        <w:rPr>
          <w:rFonts w:ascii="Verdana" w:hAnsi="Verdana"/>
        </w:rPr>
      </w:pPr>
      <w:r w:rsidRPr="000970A0">
        <w:rPr>
          <w:rFonts w:ascii="Verdana" w:hAnsi="Verdana"/>
        </w:rPr>
        <w:t xml:space="preserve">Diese Vorgaben erübrigen eine </w:t>
      </w:r>
      <w:r w:rsidR="00464C53" w:rsidRPr="000970A0">
        <w:rPr>
          <w:rFonts w:ascii="Verdana" w:hAnsi="Verdana"/>
        </w:rPr>
        <w:t>gesonderte Analyse der geeigneten Programmiersprachen oder Datenbanksysteme</w:t>
      </w:r>
      <w:r w:rsidR="00742BCC" w:rsidRPr="000970A0">
        <w:rPr>
          <w:rFonts w:ascii="Verdana" w:hAnsi="Verdana"/>
        </w:rPr>
        <w:t>.</w:t>
      </w:r>
    </w:p>
    <w:p w14:paraId="31D1D0B4" w14:textId="77777777" w:rsidR="00742BCC" w:rsidRPr="000970A0" w:rsidRDefault="00742BCC" w:rsidP="00627176">
      <w:pPr>
        <w:rPr>
          <w:rFonts w:ascii="Verdana" w:hAnsi="Verdana"/>
        </w:rPr>
      </w:pPr>
    </w:p>
    <w:p w14:paraId="59405A50" w14:textId="77777777" w:rsidR="00742BCC" w:rsidRPr="000970A0" w:rsidRDefault="00742BCC" w:rsidP="007C193E">
      <w:pPr>
        <w:pStyle w:val="berschrift3"/>
        <w:numPr>
          <w:ilvl w:val="1"/>
          <w:numId w:val="5"/>
        </w:numPr>
        <w:rPr>
          <w:rFonts w:ascii="Verdana" w:hAnsi="Verdana"/>
        </w:rPr>
      </w:pPr>
      <w:bookmarkStart w:id="32" w:name="_Toc510783461"/>
      <w:r w:rsidRPr="000970A0">
        <w:rPr>
          <w:rFonts w:ascii="Verdana" w:hAnsi="Verdana"/>
        </w:rPr>
        <w:t>Architekturdesign</w:t>
      </w:r>
      <w:bookmarkEnd w:id="32"/>
    </w:p>
    <w:p w14:paraId="14D58F80" w14:textId="589C47DC" w:rsidR="00742BCC" w:rsidRPr="000970A0" w:rsidRDefault="00742BCC" w:rsidP="00A83CE6">
      <w:pPr>
        <w:jc w:val="both"/>
        <w:rPr>
          <w:rFonts w:ascii="Verdana" w:hAnsi="Verdana"/>
        </w:rPr>
      </w:pPr>
      <w:r w:rsidRPr="000970A0">
        <w:rPr>
          <w:rFonts w:ascii="Verdana" w:hAnsi="Verdana"/>
        </w:rPr>
        <w:t>Das Projekt soll auf der Basis des MVC-Architekturmusters (</w:t>
      </w:r>
      <w:r w:rsidRPr="00215A1A">
        <w:rPr>
          <w:rFonts w:ascii="Verdana" w:hAnsi="Verdana"/>
          <w:i/>
        </w:rPr>
        <w:t>Model View Controller</w:t>
      </w:r>
      <w:r w:rsidRPr="000970A0">
        <w:rPr>
          <w:rFonts w:ascii="Verdana" w:hAnsi="Verdana"/>
        </w:rPr>
        <w:t xml:space="preserve">) umgesetzt werden. Dies ergibt sich </w:t>
      </w:r>
      <w:r w:rsidR="00370D55" w:rsidRPr="000970A0">
        <w:rPr>
          <w:rFonts w:ascii="Verdana" w:hAnsi="Verdana"/>
        </w:rPr>
        <w:t xml:space="preserve">einerseits </w:t>
      </w:r>
      <w:r w:rsidRPr="000970A0">
        <w:rPr>
          <w:rFonts w:ascii="Verdana" w:hAnsi="Verdana"/>
        </w:rPr>
        <w:t xml:space="preserve">aus den Konventionen rund um </w:t>
      </w:r>
      <w:r w:rsidRPr="00215A1A">
        <w:rPr>
          <w:rFonts w:ascii="Verdana" w:hAnsi="Verdana"/>
          <w:i/>
        </w:rPr>
        <w:t>Laravel</w:t>
      </w:r>
      <w:r w:rsidRPr="000970A0">
        <w:rPr>
          <w:rFonts w:ascii="Verdana" w:hAnsi="Verdana"/>
        </w:rPr>
        <w:t xml:space="preserve"> </w:t>
      </w:r>
      <w:r w:rsidR="00370D55" w:rsidRPr="000970A0">
        <w:rPr>
          <w:rFonts w:ascii="Verdana" w:hAnsi="Verdana"/>
        </w:rPr>
        <w:t>und andererseits ist es ein sinnvolles Konzept</w:t>
      </w:r>
      <w:r w:rsidR="00EC7424">
        <w:rPr>
          <w:rFonts w:ascii="Verdana" w:hAnsi="Verdana"/>
        </w:rPr>
        <w:t>,</w:t>
      </w:r>
      <w:r w:rsidR="00370D55" w:rsidRPr="000970A0">
        <w:rPr>
          <w:rFonts w:ascii="Verdana" w:hAnsi="Verdana"/>
        </w:rPr>
        <w:t xml:space="preserve"> sobald mehrere Entwickler an einem Projekt beteiligt sind. </w:t>
      </w:r>
    </w:p>
    <w:p w14:paraId="5FEECC35" w14:textId="5E51DFC3" w:rsidR="00BD5D1A" w:rsidRPr="000970A0" w:rsidRDefault="00370D55" w:rsidP="00A83CE6">
      <w:pPr>
        <w:jc w:val="both"/>
        <w:rPr>
          <w:rFonts w:ascii="Verdana" w:hAnsi="Verdana"/>
        </w:rPr>
      </w:pPr>
      <w:r w:rsidRPr="000970A0">
        <w:rPr>
          <w:rFonts w:ascii="Verdana" w:hAnsi="Verdana"/>
        </w:rPr>
        <w:t>Das Model-View-</w:t>
      </w:r>
      <w:r w:rsidR="00EC7424" w:rsidRPr="000970A0">
        <w:rPr>
          <w:rFonts w:ascii="Verdana" w:hAnsi="Verdana"/>
        </w:rPr>
        <w:t>Controller</w:t>
      </w:r>
      <w:r w:rsidR="00EC7424">
        <w:rPr>
          <w:rFonts w:ascii="Verdana" w:hAnsi="Verdana"/>
        </w:rPr>
        <w:t>-</w:t>
      </w:r>
      <w:r w:rsidRPr="000970A0">
        <w:rPr>
          <w:rFonts w:ascii="Verdana" w:hAnsi="Verdana"/>
        </w:rPr>
        <w:t>Paradigma lässt sich wie folgt zusammenfassen:</w:t>
      </w:r>
      <w:r w:rsidRPr="000970A0">
        <w:rPr>
          <w:rFonts w:ascii="Verdana" w:hAnsi="Verdana"/>
        </w:rPr>
        <w:br/>
        <w:t xml:space="preserve">Jede Komponente eines Programms lässt sich einem der drei Bestandteile </w:t>
      </w:r>
      <w:r w:rsidR="00EC7424">
        <w:rPr>
          <w:rFonts w:ascii="Verdana" w:hAnsi="Verdana"/>
        </w:rPr>
        <w:t xml:space="preserve">dieses Musters </w:t>
      </w:r>
      <w:r w:rsidRPr="000970A0">
        <w:rPr>
          <w:rFonts w:ascii="Verdana" w:hAnsi="Verdana"/>
        </w:rPr>
        <w:t xml:space="preserve">– </w:t>
      </w:r>
      <w:r w:rsidRPr="00215A1A">
        <w:rPr>
          <w:rFonts w:ascii="Verdana" w:hAnsi="Verdana"/>
          <w:i/>
        </w:rPr>
        <w:t>Model</w:t>
      </w:r>
      <w:r w:rsidRPr="000970A0">
        <w:rPr>
          <w:rFonts w:ascii="Verdana" w:hAnsi="Verdana"/>
        </w:rPr>
        <w:t xml:space="preserve">, </w:t>
      </w:r>
      <w:r w:rsidRPr="00215A1A">
        <w:rPr>
          <w:rFonts w:ascii="Verdana" w:hAnsi="Verdana"/>
          <w:i/>
        </w:rPr>
        <w:t>View</w:t>
      </w:r>
      <w:r w:rsidRPr="000970A0">
        <w:rPr>
          <w:rFonts w:ascii="Verdana" w:hAnsi="Verdana"/>
        </w:rPr>
        <w:t xml:space="preserve"> oder </w:t>
      </w:r>
      <w:r w:rsidRPr="00215A1A">
        <w:rPr>
          <w:rFonts w:ascii="Verdana" w:hAnsi="Verdana"/>
          <w:i/>
        </w:rPr>
        <w:t>Controller</w:t>
      </w:r>
      <w:r w:rsidRPr="000970A0">
        <w:rPr>
          <w:rFonts w:ascii="Verdana" w:hAnsi="Verdana"/>
        </w:rPr>
        <w:t xml:space="preserve"> </w:t>
      </w:r>
      <w:r w:rsidR="00EC7424">
        <w:rPr>
          <w:rFonts w:ascii="Calibri" w:hAnsi="Calibri" w:cs="Calibri"/>
        </w:rPr>
        <w:t>−</w:t>
      </w:r>
      <w:r w:rsidRPr="000970A0">
        <w:rPr>
          <w:rFonts w:ascii="Verdana" w:hAnsi="Verdana"/>
        </w:rPr>
        <w:t xml:space="preserve"> zuordnen.</w:t>
      </w:r>
      <w:r w:rsidR="00BD5D1A" w:rsidRPr="000970A0">
        <w:rPr>
          <w:rFonts w:ascii="Verdana" w:hAnsi="Verdana"/>
        </w:rPr>
        <w:t xml:space="preserve"> </w:t>
      </w:r>
      <w:r w:rsidR="0001716B" w:rsidRPr="000970A0">
        <w:rPr>
          <w:rFonts w:ascii="Verdana" w:hAnsi="Verdana"/>
        </w:rPr>
        <w:t xml:space="preserve">Das </w:t>
      </w:r>
      <w:r w:rsidR="0001716B" w:rsidRPr="00215A1A">
        <w:rPr>
          <w:rFonts w:ascii="Verdana" w:hAnsi="Verdana"/>
          <w:i/>
        </w:rPr>
        <w:t>Model</w:t>
      </w:r>
      <w:r w:rsidR="0001716B" w:rsidRPr="000970A0">
        <w:rPr>
          <w:rFonts w:ascii="Verdana" w:hAnsi="Verdana"/>
        </w:rPr>
        <w:t xml:space="preserve"> beinhaltet die Daten und die zugehörige Verarbeitungslogik. Der </w:t>
      </w:r>
      <w:r w:rsidR="0001716B" w:rsidRPr="00215A1A">
        <w:rPr>
          <w:rFonts w:ascii="Verdana" w:hAnsi="Verdana"/>
          <w:i/>
        </w:rPr>
        <w:t>View</w:t>
      </w:r>
      <w:r w:rsidR="0001716B" w:rsidRPr="000970A0">
        <w:rPr>
          <w:rFonts w:ascii="Verdana" w:hAnsi="Verdana"/>
        </w:rPr>
        <w:t xml:space="preserve"> ist für die Darstellung von Daten zuständig und im </w:t>
      </w:r>
      <w:r w:rsidR="0001716B" w:rsidRPr="00215A1A">
        <w:rPr>
          <w:rFonts w:ascii="Verdana" w:hAnsi="Verdana"/>
          <w:i/>
        </w:rPr>
        <w:t>Controller</w:t>
      </w:r>
      <w:r w:rsidR="0001716B" w:rsidRPr="000970A0">
        <w:rPr>
          <w:rFonts w:ascii="Verdana" w:hAnsi="Verdana"/>
        </w:rPr>
        <w:t xml:space="preserve"> findet die Steuerung der Anwendung statt. Der </w:t>
      </w:r>
      <w:r w:rsidR="0001716B" w:rsidRPr="00215A1A">
        <w:rPr>
          <w:rFonts w:ascii="Verdana" w:hAnsi="Verdana"/>
          <w:i/>
        </w:rPr>
        <w:t>Controller</w:t>
      </w:r>
      <w:r w:rsidR="0001716B" w:rsidRPr="000970A0">
        <w:rPr>
          <w:rFonts w:ascii="Verdana" w:hAnsi="Verdana"/>
        </w:rPr>
        <w:t xml:space="preserve"> stellt das Bindeglied zwischen </w:t>
      </w:r>
      <w:r w:rsidR="0001716B" w:rsidRPr="00215A1A">
        <w:rPr>
          <w:rFonts w:ascii="Verdana" w:hAnsi="Verdana"/>
          <w:i/>
        </w:rPr>
        <w:t>Model</w:t>
      </w:r>
      <w:r w:rsidR="0001716B" w:rsidRPr="000970A0">
        <w:rPr>
          <w:rFonts w:ascii="Verdana" w:hAnsi="Verdana"/>
        </w:rPr>
        <w:t xml:space="preserve"> und </w:t>
      </w:r>
      <w:r w:rsidR="0001716B" w:rsidRPr="00215A1A">
        <w:rPr>
          <w:rFonts w:ascii="Verdana" w:hAnsi="Verdana"/>
          <w:i/>
        </w:rPr>
        <w:t>View</w:t>
      </w:r>
      <w:r w:rsidR="0001716B" w:rsidRPr="000970A0">
        <w:rPr>
          <w:rFonts w:ascii="Verdana" w:hAnsi="Verdana"/>
        </w:rPr>
        <w:t xml:space="preserve"> dar. Die Kapselung der Bestandteile erhöht die </w:t>
      </w:r>
      <w:r w:rsidR="001F4352" w:rsidRPr="000970A0">
        <w:rPr>
          <w:rFonts w:ascii="Verdana" w:hAnsi="Verdana"/>
        </w:rPr>
        <w:t xml:space="preserve">Wiederverwendbarkeit bzw. die Austauschbarkeit. Auch das Aufsplitten in Teilaufgaben bei Teamarbeit ist so übersichtlicher. </w:t>
      </w:r>
    </w:p>
    <w:p w14:paraId="295E9E6F" w14:textId="1C8D1D47" w:rsidR="00A83CE6" w:rsidRDefault="001F4352" w:rsidP="00A83CE6">
      <w:pPr>
        <w:jc w:val="both"/>
        <w:rPr>
          <w:rFonts w:ascii="Verdana" w:hAnsi="Verdana"/>
        </w:rPr>
      </w:pPr>
      <w:r w:rsidRPr="000970A0">
        <w:rPr>
          <w:rFonts w:ascii="Verdana" w:hAnsi="Verdana"/>
        </w:rPr>
        <w:t>Das gesamte Datenbank</w:t>
      </w:r>
      <w:r w:rsidR="00DA0D2F" w:rsidRPr="000970A0">
        <w:rPr>
          <w:rFonts w:ascii="Verdana" w:hAnsi="Verdana"/>
        </w:rPr>
        <w:t>handling</w:t>
      </w:r>
      <w:r w:rsidRPr="000970A0">
        <w:rPr>
          <w:rFonts w:ascii="Verdana" w:hAnsi="Verdana"/>
        </w:rPr>
        <w:t xml:space="preserve"> wird vom </w:t>
      </w:r>
      <w:r w:rsidRPr="00215A1A">
        <w:rPr>
          <w:rFonts w:ascii="Verdana" w:hAnsi="Verdana"/>
          <w:i/>
        </w:rPr>
        <w:t>Laravel</w:t>
      </w:r>
      <w:r w:rsidRPr="000970A0">
        <w:rPr>
          <w:rFonts w:ascii="Verdana" w:hAnsi="Verdana"/>
        </w:rPr>
        <w:t xml:space="preserve">-Framework nach einmaliger Konfiguration </w:t>
      </w:r>
      <w:r w:rsidR="00DA0D2F" w:rsidRPr="000970A0">
        <w:rPr>
          <w:rFonts w:ascii="Verdana" w:hAnsi="Verdana"/>
        </w:rPr>
        <w:t xml:space="preserve">und Migration der modellierten Struktur </w:t>
      </w:r>
      <w:r w:rsidRPr="000970A0">
        <w:rPr>
          <w:rFonts w:ascii="Verdana" w:hAnsi="Verdana"/>
        </w:rPr>
        <w:t xml:space="preserve">übernommen. Die Speicherung und das </w:t>
      </w:r>
      <w:r w:rsidR="00DA0D2F" w:rsidRPr="000970A0">
        <w:rPr>
          <w:rFonts w:ascii="Verdana" w:hAnsi="Verdana"/>
        </w:rPr>
        <w:t xml:space="preserve">Zugreifen auf </w:t>
      </w:r>
      <w:r w:rsidRPr="000970A0">
        <w:rPr>
          <w:rFonts w:ascii="Verdana" w:hAnsi="Verdana"/>
        </w:rPr>
        <w:t>Daten</w:t>
      </w:r>
      <w:r w:rsidR="00DA0D2F" w:rsidRPr="000970A0">
        <w:rPr>
          <w:rFonts w:ascii="Verdana" w:hAnsi="Verdana"/>
        </w:rPr>
        <w:t xml:space="preserve"> </w:t>
      </w:r>
      <w:r w:rsidR="00EC7424">
        <w:rPr>
          <w:rFonts w:ascii="Verdana" w:hAnsi="Verdana"/>
        </w:rPr>
        <w:t>erfolgen</w:t>
      </w:r>
      <w:r w:rsidR="00EC7424" w:rsidRPr="000970A0">
        <w:rPr>
          <w:rFonts w:ascii="Verdana" w:hAnsi="Verdana"/>
        </w:rPr>
        <w:t xml:space="preserve"> </w:t>
      </w:r>
      <w:r w:rsidR="00DA0D2F" w:rsidRPr="000970A0">
        <w:rPr>
          <w:rFonts w:ascii="Verdana" w:hAnsi="Verdana"/>
        </w:rPr>
        <w:t xml:space="preserve">mittels einer </w:t>
      </w:r>
      <w:r w:rsidR="00365352" w:rsidRPr="000970A0">
        <w:rPr>
          <w:rFonts w:ascii="Verdana" w:hAnsi="Verdana"/>
        </w:rPr>
        <w:t>Befehlslogik (</w:t>
      </w:r>
      <w:r w:rsidR="00365352" w:rsidRPr="00215A1A">
        <w:rPr>
          <w:rFonts w:ascii="Verdana" w:hAnsi="Verdana"/>
          <w:i/>
        </w:rPr>
        <w:t>Object Relational Mapping</w:t>
      </w:r>
      <w:r w:rsidR="00365352" w:rsidRPr="000970A0">
        <w:rPr>
          <w:rFonts w:ascii="Verdana" w:hAnsi="Verdana"/>
        </w:rPr>
        <w:t>, ORM)</w:t>
      </w:r>
      <w:r w:rsidR="00956B04">
        <w:rPr>
          <w:rFonts w:ascii="Verdana" w:hAnsi="Verdana"/>
        </w:rPr>
        <w:t>:</w:t>
      </w:r>
    </w:p>
    <w:p w14:paraId="671CFB9F" w14:textId="2DF0CE62" w:rsidR="001F4352" w:rsidRPr="000970A0" w:rsidRDefault="00365352" w:rsidP="00A83CE6">
      <w:pPr>
        <w:jc w:val="both"/>
        <w:rPr>
          <w:rFonts w:ascii="Verdana" w:hAnsi="Verdana"/>
        </w:rPr>
      </w:pPr>
      <w:r w:rsidRPr="00215A1A">
        <w:rPr>
          <w:rFonts w:ascii="Verdana" w:hAnsi="Verdana"/>
          <w:i/>
        </w:rPr>
        <w:t>Laravel</w:t>
      </w:r>
      <w:r w:rsidRPr="000970A0">
        <w:rPr>
          <w:rFonts w:ascii="Verdana" w:hAnsi="Verdana"/>
        </w:rPr>
        <w:t xml:space="preserve">-Eloquent: </w:t>
      </w:r>
      <w:hyperlink r:id="rId20" w:history="1">
        <w:r w:rsidRPr="000970A0">
          <w:rPr>
            <w:rStyle w:val="Hyperlink"/>
            <w:rFonts w:ascii="Verdana" w:hAnsi="Verdana"/>
          </w:rPr>
          <w:t>https://laravel.com/docs/5.5/eloquent</w:t>
        </w:r>
      </w:hyperlink>
      <w:r w:rsidRPr="000970A0">
        <w:rPr>
          <w:rFonts w:ascii="Verdana" w:hAnsi="Verdana"/>
        </w:rPr>
        <w:t>.</w:t>
      </w:r>
    </w:p>
    <w:p w14:paraId="5DEDF1F4" w14:textId="2DC8B19D" w:rsidR="00365352" w:rsidRDefault="00365352" w:rsidP="00742BCC">
      <w:pPr>
        <w:rPr>
          <w:rFonts w:ascii="Verdana" w:hAnsi="Verdana"/>
        </w:rPr>
      </w:pPr>
    </w:p>
    <w:p w14:paraId="3A196F84" w14:textId="77777777" w:rsidR="00E07066" w:rsidRDefault="00E07066">
      <w:pPr>
        <w:rPr>
          <w:rFonts w:ascii="Verdana" w:eastAsiaTheme="majorEastAsia" w:hAnsi="Verdana" w:cstheme="majorBidi"/>
          <w:color w:val="1F3763" w:themeColor="accent1" w:themeShade="7F"/>
          <w:sz w:val="24"/>
          <w:szCs w:val="24"/>
        </w:rPr>
      </w:pPr>
      <w:r>
        <w:rPr>
          <w:rFonts w:ascii="Verdana" w:hAnsi="Verdana"/>
        </w:rPr>
        <w:br w:type="page"/>
      </w:r>
    </w:p>
    <w:p w14:paraId="68907ACC" w14:textId="66ADF193" w:rsidR="00C26E4B" w:rsidRPr="000970A0" w:rsidRDefault="00E07066" w:rsidP="007C193E">
      <w:pPr>
        <w:pStyle w:val="berschrift3"/>
        <w:numPr>
          <w:ilvl w:val="1"/>
          <w:numId w:val="5"/>
        </w:numPr>
        <w:rPr>
          <w:rFonts w:ascii="Verdana" w:hAnsi="Verdana"/>
        </w:rPr>
      </w:pPr>
      <w:bookmarkStart w:id="33" w:name="_Toc510783462"/>
      <w:r>
        <w:rPr>
          <w:rFonts w:ascii="Verdana" w:hAnsi="Verdana"/>
        </w:rPr>
        <w:lastRenderedPageBreak/>
        <w:t>Programmablaufplan</w:t>
      </w:r>
      <w:bookmarkEnd w:id="33"/>
    </w:p>
    <w:p w14:paraId="35EB9491" w14:textId="0A34AC98" w:rsidR="00E07066" w:rsidRDefault="00E07066" w:rsidP="00E507B6">
      <w:pPr>
        <w:jc w:val="both"/>
        <w:rPr>
          <w:rFonts w:ascii="Verdana" w:hAnsi="Verdana"/>
        </w:rPr>
      </w:pPr>
      <w:r>
        <w:rPr>
          <w:rFonts w:ascii="Verdana" w:hAnsi="Verdana"/>
        </w:rPr>
        <w:t>Die zu programmierenden Funktionen wurde</w:t>
      </w:r>
      <w:r w:rsidR="00E507B6">
        <w:rPr>
          <w:rFonts w:ascii="Verdana" w:hAnsi="Verdana"/>
        </w:rPr>
        <w:t>n</w:t>
      </w:r>
      <w:r>
        <w:rPr>
          <w:rFonts w:ascii="Verdana" w:hAnsi="Verdana"/>
        </w:rPr>
        <w:t xml:space="preserve"> in einem Flussdiagramm abgebildet. Zur Vereinfachung bzw. aus Gründen einer besseren Übersicht wurden die zu überprüfenden Bedingungen und das Abspeichern erzielter Trophäen zusammengefasst.</w:t>
      </w:r>
    </w:p>
    <w:p w14:paraId="49263BE4" w14:textId="272BF7AB" w:rsidR="00E07066" w:rsidRDefault="00E07066" w:rsidP="00E507B6">
      <w:pPr>
        <w:jc w:val="both"/>
        <w:rPr>
          <w:rFonts w:ascii="Verdana" w:hAnsi="Verdana"/>
        </w:rPr>
      </w:pPr>
      <w:r>
        <w:rPr>
          <w:rFonts w:ascii="Verdana" w:hAnsi="Verdana"/>
        </w:rPr>
        <w:t xml:space="preserve">Weiterhin ist im ganzen System </w:t>
      </w:r>
      <w:r w:rsidRPr="00215A1A">
        <w:rPr>
          <w:rFonts w:ascii="Verdana" w:hAnsi="Verdana"/>
          <w:i/>
        </w:rPr>
        <w:t>LuPto</w:t>
      </w:r>
      <w:r>
        <w:rPr>
          <w:rFonts w:ascii="Verdana" w:hAnsi="Verdana"/>
        </w:rPr>
        <w:t xml:space="preserve"> ein Menü aufrufbar, </w:t>
      </w:r>
      <w:r w:rsidR="00EC7424">
        <w:rPr>
          <w:rFonts w:ascii="Verdana" w:hAnsi="Verdana"/>
        </w:rPr>
        <w:t xml:space="preserve">über das </w:t>
      </w:r>
      <w:r>
        <w:rPr>
          <w:rFonts w:ascii="Verdana" w:hAnsi="Verdana"/>
        </w:rPr>
        <w:t>man direkt zu anderen Modulen wechseln kann. Der Verfasser dieser Dokumentation hat versucht, sich auf die Funktionen, die für dieses Teilprojekt erforderlich sind, zu beschränken</w:t>
      </w:r>
      <w:r w:rsidR="00EC7424">
        <w:rPr>
          <w:rFonts w:ascii="Verdana" w:hAnsi="Verdana"/>
        </w:rPr>
        <w:t>:</w:t>
      </w:r>
    </w:p>
    <w:p w14:paraId="2A1A1594" w14:textId="0BE61B1D" w:rsidR="00CF01D8" w:rsidRDefault="00CF01D8" w:rsidP="00CF01D8">
      <w:pPr>
        <w:keepNext/>
        <w:jc w:val="center"/>
      </w:pPr>
    </w:p>
    <w:p w14:paraId="69721258" w14:textId="77777777" w:rsidR="00A22CD3" w:rsidRDefault="00A22CD3" w:rsidP="00A22CD3">
      <w:pPr>
        <w:keepNext/>
        <w:jc w:val="center"/>
      </w:pPr>
      <w:r>
        <w:rPr>
          <w:noProof/>
        </w:rPr>
        <w:drawing>
          <wp:inline distT="0" distB="0" distL="0" distR="0" wp14:anchorId="23EAEDDA" wp14:editId="63F120DE">
            <wp:extent cx="5292000" cy="6020039"/>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86"/>
                    <a:stretch/>
                  </pic:blipFill>
                  <pic:spPr bwMode="auto">
                    <a:xfrm>
                      <a:off x="0" y="0"/>
                      <a:ext cx="5318636" cy="6050339"/>
                    </a:xfrm>
                    <a:prstGeom prst="rect">
                      <a:avLst/>
                    </a:prstGeom>
                    <a:ln>
                      <a:noFill/>
                    </a:ln>
                    <a:extLst>
                      <a:ext uri="{53640926-AAD7-44D8-BBD7-CCE9431645EC}">
                        <a14:shadowObscured xmlns:a14="http://schemas.microsoft.com/office/drawing/2010/main"/>
                      </a:ext>
                    </a:extLst>
                  </pic:spPr>
                </pic:pic>
              </a:graphicData>
            </a:graphic>
          </wp:inline>
        </w:drawing>
      </w:r>
    </w:p>
    <w:p w14:paraId="182047B5" w14:textId="4F8DE4A6" w:rsidR="00E07066" w:rsidRDefault="00A22CD3" w:rsidP="00A22CD3">
      <w:pPr>
        <w:pStyle w:val="Beschriftung"/>
        <w:jc w:val="center"/>
        <w:rPr>
          <w:rFonts w:ascii="Verdana" w:eastAsiaTheme="majorEastAsia" w:hAnsi="Verdana" w:cstheme="majorBidi"/>
          <w:color w:val="1F3763" w:themeColor="accent1" w:themeShade="7F"/>
          <w:sz w:val="24"/>
          <w:szCs w:val="24"/>
        </w:rPr>
      </w:pPr>
      <w:r>
        <w:t xml:space="preserve">Abbildung </w:t>
      </w:r>
      <w:fldSimple w:instr=" SEQ Abbildung \* ARABIC ">
        <w:r w:rsidR="006D2647">
          <w:rPr>
            <w:noProof/>
          </w:rPr>
          <w:t>5</w:t>
        </w:r>
      </w:fldSimple>
      <w:r>
        <w:t>: Programmablaufplan</w:t>
      </w:r>
    </w:p>
    <w:p w14:paraId="0C680CC3" w14:textId="19136542" w:rsidR="00365352" w:rsidRPr="000970A0" w:rsidRDefault="00365352" w:rsidP="007C193E">
      <w:pPr>
        <w:pStyle w:val="berschrift3"/>
        <w:numPr>
          <w:ilvl w:val="1"/>
          <w:numId w:val="5"/>
        </w:numPr>
        <w:jc w:val="both"/>
        <w:rPr>
          <w:rFonts w:ascii="Verdana" w:hAnsi="Verdana"/>
        </w:rPr>
      </w:pPr>
      <w:bookmarkStart w:id="34" w:name="_Toc510783463"/>
      <w:r w:rsidRPr="000970A0">
        <w:rPr>
          <w:rFonts w:ascii="Verdana" w:hAnsi="Verdana"/>
        </w:rPr>
        <w:lastRenderedPageBreak/>
        <w:t>Entwurf der Benutzeroberfläche</w:t>
      </w:r>
      <w:bookmarkEnd w:id="34"/>
    </w:p>
    <w:p w14:paraId="0EBE56A1" w14:textId="5CC92DC4" w:rsidR="00DD07C4" w:rsidRPr="000970A0" w:rsidRDefault="00365352" w:rsidP="0023090B">
      <w:pPr>
        <w:jc w:val="both"/>
        <w:rPr>
          <w:rFonts w:ascii="Verdana" w:hAnsi="Verdana"/>
        </w:rPr>
      </w:pPr>
      <w:r w:rsidRPr="000970A0">
        <w:rPr>
          <w:rFonts w:ascii="Verdana" w:hAnsi="Verdana"/>
        </w:rPr>
        <w:t xml:space="preserve">Das ganze Programm richtet sich an lernschwache Auszubildende. Eine </w:t>
      </w:r>
      <w:r w:rsidR="00A3035E">
        <w:rPr>
          <w:rFonts w:ascii="Verdana" w:hAnsi="Verdana"/>
        </w:rPr>
        <w:t>intuitive,</w:t>
      </w:r>
      <w:r w:rsidR="00EE5747" w:rsidRPr="000970A0">
        <w:rPr>
          <w:rFonts w:ascii="Verdana" w:hAnsi="Verdana"/>
        </w:rPr>
        <w:t xml:space="preserve"> leicht verständliche</w:t>
      </w:r>
      <w:r w:rsidRPr="000970A0">
        <w:rPr>
          <w:rFonts w:ascii="Verdana" w:hAnsi="Verdana"/>
        </w:rPr>
        <w:t xml:space="preserve"> Benutzeroberfläche ist eine zwingende Voraussetzung. </w:t>
      </w:r>
      <w:r w:rsidR="00986A0A" w:rsidRPr="000970A0">
        <w:rPr>
          <w:rFonts w:ascii="Verdana" w:hAnsi="Verdana"/>
        </w:rPr>
        <w:t>Hierzu können alle Funktionen über ein zentrales Menü aufgerufen werden. Darüber hinaus wird der Teilnehmer nach dem Log-</w:t>
      </w:r>
      <w:r w:rsidR="00DF73E6">
        <w:rPr>
          <w:rFonts w:ascii="Verdana" w:hAnsi="Verdana"/>
        </w:rPr>
        <w:t>i</w:t>
      </w:r>
      <w:r w:rsidR="00986A0A" w:rsidRPr="000970A0">
        <w:rPr>
          <w:rFonts w:ascii="Verdana" w:hAnsi="Verdana"/>
        </w:rPr>
        <w:t>n automatisch zum „</w:t>
      </w:r>
      <w:r w:rsidR="00986A0A" w:rsidRPr="00956B04">
        <w:rPr>
          <w:rFonts w:ascii="Verdana" w:hAnsi="Verdana"/>
        </w:rPr>
        <w:t>Schreibtisch</w:t>
      </w:r>
      <w:r w:rsidR="00986A0A" w:rsidRPr="000970A0">
        <w:rPr>
          <w:rFonts w:ascii="Verdana" w:hAnsi="Verdana"/>
        </w:rPr>
        <w:t xml:space="preserve">“ geleitet. </w:t>
      </w:r>
      <w:r w:rsidR="00DD07C4" w:rsidRPr="000970A0">
        <w:rPr>
          <w:rFonts w:ascii="Verdana" w:hAnsi="Verdana"/>
        </w:rPr>
        <w:t xml:space="preserve">Hier sind alle Informationen und Optionen übersichtlich mit leicht verständlichen Piktogrammen dargestellt. </w:t>
      </w:r>
    </w:p>
    <w:p w14:paraId="370E2466" w14:textId="77777777" w:rsidR="00500EEE" w:rsidRPr="000970A0" w:rsidRDefault="00DD07C4" w:rsidP="0023090B">
      <w:pPr>
        <w:jc w:val="both"/>
        <w:rPr>
          <w:rFonts w:ascii="Verdana" w:hAnsi="Verdana"/>
        </w:rPr>
      </w:pPr>
      <w:r w:rsidRPr="000970A0">
        <w:rPr>
          <w:rFonts w:ascii="Verdana" w:hAnsi="Verdana"/>
        </w:rPr>
        <w:t xml:space="preserve">Für die Piktogramme steht eine kostenfreie Bibliothek zur Verfügung: </w:t>
      </w:r>
      <w:hyperlink r:id="rId22" w:history="1">
        <w:r w:rsidRPr="000970A0">
          <w:rPr>
            <w:rStyle w:val="Hyperlink"/>
            <w:rFonts w:ascii="Verdana" w:hAnsi="Verdana"/>
          </w:rPr>
          <w:t>http://fontawesome.io/icons/</w:t>
        </w:r>
      </w:hyperlink>
      <w:r w:rsidRPr="000970A0">
        <w:rPr>
          <w:rFonts w:ascii="Verdana" w:hAnsi="Verdana"/>
        </w:rPr>
        <w:t xml:space="preserve">, lediglich eine Farbanpassung wird vorgenommen. </w:t>
      </w:r>
    </w:p>
    <w:p w14:paraId="34972297" w14:textId="77777777" w:rsidR="00500EEE" w:rsidRPr="000970A0" w:rsidRDefault="00500EEE" w:rsidP="0023090B">
      <w:pPr>
        <w:jc w:val="both"/>
        <w:rPr>
          <w:rFonts w:ascii="Verdana" w:hAnsi="Verdana"/>
        </w:rPr>
      </w:pPr>
      <w:r w:rsidRPr="000970A0">
        <w:rPr>
          <w:rFonts w:ascii="Verdana" w:hAnsi="Verdana"/>
        </w:rPr>
        <w:t xml:space="preserve">Auch hier gilt, dass bereits existierende Klassen verwendet werden sollen. Ein großer Teil der Projektarbeit besteht also aus dem Auffinden und der Analyse bereits bestehender Code-Fragmente. </w:t>
      </w:r>
    </w:p>
    <w:p w14:paraId="2516C3EA" w14:textId="77455F83" w:rsidR="00E50134" w:rsidRPr="000970A0" w:rsidRDefault="00E50134" w:rsidP="0023090B">
      <w:pPr>
        <w:jc w:val="both"/>
        <w:rPr>
          <w:rFonts w:ascii="Verdana" w:hAnsi="Verdana"/>
        </w:rPr>
      </w:pPr>
      <w:r w:rsidRPr="000970A0">
        <w:rPr>
          <w:rFonts w:ascii="Verdana" w:hAnsi="Verdana"/>
        </w:rPr>
        <w:t>Auf dem „</w:t>
      </w:r>
      <w:r w:rsidRPr="00956B04">
        <w:rPr>
          <w:rFonts w:ascii="Verdana" w:hAnsi="Verdana"/>
        </w:rPr>
        <w:t>Schreibtisch</w:t>
      </w:r>
      <w:r w:rsidRPr="000970A0">
        <w:rPr>
          <w:rFonts w:ascii="Verdana" w:hAnsi="Verdana"/>
        </w:rPr>
        <w:t xml:space="preserve">“ soll eine passende Verknüpfung angelegt werden. </w:t>
      </w:r>
      <w:r w:rsidR="00896335" w:rsidRPr="00896335">
        <w:rPr>
          <w:rFonts w:ascii="Verdana" w:hAnsi="Verdana"/>
        </w:rPr>
        <w:t>In Anlehnung an beliebte Sportarten wurde die Bezeichnung „Ruhmeshalle“ gewählt.</w:t>
      </w:r>
      <w:r w:rsidRPr="000970A0">
        <w:rPr>
          <w:rFonts w:ascii="Verdana" w:hAnsi="Verdana"/>
        </w:rPr>
        <w:t xml:space="preserve"> Nach der Auswahl wird eine kurze Erklärung der Rubrik generell angezeigt und alle erlangten Auszeichnungen </w:t>
      </w:r>
      <w:r w:rsidR="009219EF">
        <w:rPr>
          <w:rFonts w:ascii="Verdana" w:hAnsi="Verdana"/>
        </w:rPr>
        <w:t xml:space="preserve">werden </w:t>
      </w:r>
      <w:r w:rsidRPr="000970A0">
        <w:rPr>
          <w:rFonts w:ascii="Verdana" w:hAnsi="Verdana"/>
        </w:rPr>
        <w:t>mittels aussagekräftige</w:t>
      </w:r>
      <w:r w:rsidR="00956B04">
        <w:rPr>
          <w:rFonts w:ascii="Verdana" w:hAnsi="Verdana"/>
        </w:rPr>
        <w:t>r</w:t>
      </w:r>
      <w:r w:rsidRPr="000970A0">
        <w:rPr>
          <w:rFonts w:ascii="Verdana" w:hAnsi="Verdana"/>
        </w:rPr>
        <w:t xml:space="preserve"> Piktogramme dargestellt. Nach Auswahl einer</w:t>
      </w:r>
      <w:r w:rsidR="00151D83" w:rsidRPr="000970A0">
        <w:rPr>
          <w:rFonts w:ascii="Verdana" w:hAnsi="Verdana"/>
        </w:rPr>
        <w:t xml:space="preserve"> erhaltenen</w:t>
      </w:r>
      <w:r w:rsidRPr="000970A0">
        <w:rPr>
          <w:rFonts w:ascii="Verdana" w:hAnsi="Verdana"/>
        </w:rPr>
        <w:t xml:space="preserve"> Trophäe wird der Teilnehmer </w:t>
      </w:r>
      <w:r w:rsidR="009219EF">
        <w:rPr>
          <w:rFonts w:ascii="Verdana" w:hAnsi="Verdana"/>
        </w:rPr>
        <w:t>zu deren</w:t>
      </w:r>
      <w:r w:rsidR="009219EF" w:rsidRPr="000970A0">
        <w:rPr>
          <w:rFonts w:ascii="Verdana" w:hAnsi="Verdana"/>
        </w:rPr>
        <w:t xml:space="preserve"> </w:t>
      </w:r>
      <w:r w:rsidRPr="000970A0">
        <w:rPr>
          <w:rFonts w:ascii="Verdana" w:hAnsi="Verdana"/>
        </w:rPr>
        <w:t>Erklärung weitergeleitet</w:t>
      </w:r>
      <w:r w:rsidR="006947D0" w:rsidRPr="000970A0">
        <w:rPr>
          <w:rFonts w:ascii="Verdana" w:hAnsi="Verdana"/>
        </w:rPr>
        <w:t xml:space="preserve">. </w:t>
      </w:r>
    </w:p>
    <w:p w14:paraId="2DE40C59" w14:textId="1A870572" w:rsidR="00CF01D8" w:rsidRDefault="00A3035E" w:rsidP="00CF01D8">
      <w:pPr>
        <w:jc w:val="both"/>
        <w:rPr>
          <w:rFonts w:ascii="Verdana" w:hAnsi="Verdana"/>
        </w:rPr>
      </w:pPr>
      <w:r>
        <w:rPr>
          <w:rFonts w:ascii="Verdana" w:hAnsi="Verdana"/>
        </w:rPr>
        <w:t>Die Umsetzung d</w:t>
      </w:r>
      <w:r w:rsidR="00CC690C">
        <w:rPr>
          <w:rFonts w:ascii="Verdana" w:hAnsi="Verdana"/>
        </w:rPr>
        <w:t xml:space="preserve">er Oberfläche erfolgt über HTML, erweitert durch </w:t>
      </w:r>
      <w:r w:rsidR="00CC690C" w:rsidRPr="00215A1A">
        <w:rPr>
          <w:rFonts w:ascii="Verdana" w:hAnsi="Verdana"/>
          <w:i/>
        </w:rPr>
        <w:t>Laravel Blade</w:t>
      </w:r>
      <w:r w:rsidR="00CC690C">
        <w:rPr>
          <w:rFonts w:ascii="Verdana" w:hAnsi="Verdana"/>
        </w:rPr>
        <w:t xml:space="preserve">. Hierbei handelt es sich um eine Template-Engine, also eine Software, die eine Vorlagen-Datei (engl. </w:t>
      </w:r>
      <w:r w:rsidR="009219EF" w:rsidRPr="00215A1A">
        <w:rPr>
          <w:rFonts w:ascii="Verdana" w:hAnsi="Verdana"/>
          <w:i/>
        </w:rPr>
        <w:t>t</w:t>
      </w:r>
      <w:r w:rsidR="00CC690C" w:rsidRPr="00215A1A">
        <w:rPr>
          <w:rFonts w:ascii="Verdana" w:hAnsi="Verdana"/>
          <w:i/>
        </w:rPr>
        <w:t>emplate</w:t>
      </w:r>
      <w:r w:rsidR="00CC690C">
        <w:rPr>
          <w:rFonts w:ascii="Verdana" w:hAnsi="Verdana"/>
        </w:rPr>
        <w:t>) verarbeitet und mittels Platzhalter</w:t>
      </w:r>
      <w:r w:rsidR="009219EF">
        <w:rPr>
          <w:rFonts w:ascii="Verdana" w:hAnsi="Verdana"/>
        </w:rPr>
        <w:t>n</w:t>
      </w:r>
      <w:r w:rsidR="00CC690C">
        <w:rPr>
          <w:rFonts w:ascii="Verdana" w:hAnsi="Verdana"/>
        </w:rPr>
        <w:t xml:space="preserve"> die aktuellen, individuellen Inhalte</w:t>
      </w:r>
      <w:r w:rsidR="0023090B">
        <w:rPr>
          <w:rFonts w:ascii="Verdana" w:hAnsi="Verdana"/>
        </w:rPr>
        <w:t xml:space="preserve"> ersetzt. </w:t>
      </w:r>
    </w:p>
    <w:p w14:paraId="72E6325E" w14:textId="04E58F97" w:rsidR="00CC690C" w:rsidRDefault="000A3B49" w:rsidP="00CF01D8">
      <w:pPr>
        <w:jc w:val="both"/>
        <w:rPr>
          <w:rFonts w:ascii="Verdana" w:hAnsi="Verdana"/>
        </w:rPr>
      </w:pPr>
      <w:r>
        <w:rPr>
          <w:rFonts w:ascii="Verdana" w:hAnsi="Verdana"/>
        </w:rPr>
        <w:t xml:space="preserve">Aufbauend </w:t>
      </w:r>
      <w:r w:rsidR="0023090B">
        <w:rPr>
          <w:rFonts w:ascii="Verdana" w:hAnsi="Verdana"/>
        </w:rPr>
        <w:t xml:space="preserve">auf </w:t>
      </w:r>
      <w:r w:rsidR="00956B04">
        <w:rPr>
          <w:rFonts w:ascii="Verdana" w:hAnsi="Verdana"/>
        </w:rPr>
        <w:t xml:space="preserve">dem </w:t>
      </w:r>
      <w:r w:rsidR="0023090B">
        <w:rPr>
          <w:rFonts w:ascii="Verdana" w:hAnsi="Verdana"/>
        </w:rPr>
        <w:t>übergeordnete</w:t>
      </w:r>
      <w:r w:rsidR="00956B04">
        <w:rPr>
          <w:rFonts w:ascii="Verdana" w:hAnsi="Verdana"/>
        </w:rPr>
        <w:t>n</w:t>
      </w:r>
      <w:r w:rsidR="0023090B">
        <w:rPr>
          <w:rFonts w:ascii="Verdana" w:hAnsi="Verdana"/>
        </w:rPr>
        <w:t xml:space="preserve"> Design wurden bereits existierende Vorlagen verwendet und mit den entsprechenden Inhalten befüllt.</w:t>
      </w:r>
      <w:r>
        <w:rPr>
          <w:rFonts w:ascii="Verdana" w:hAnsi="Verdana"/>
        </w:rPr>
        <w:t xml:space="preserve"> In der folgenden Abbildung ist der vom Verfasser erstellte Bereich schwarz umrandet</w:t>
      </w:r>
      <w:r w:rsidR="009219EF">
        <w:rPr>
          <w:rFonts w:ascii="Verdana" w:hAnsi="Verdana"/>
        </w:rPr>
        <w:t>:</w:t>
      </w:r>
    </w:p>
    <w:p w14:paraId="34C57A2F" w14:textId="77777777" w:rsidR="00CF01D8" w:rsidRDefault="000A3B49" w:rsidP="00CF01D8">
      <w:pPr>
        <w:keepNext/>
        <w:jc w:val="center"/>
      </w:pPr>
      <w:r>
        <w:rPr>
          <w:noProof/>
        </w:rPr>
        <w:drawing>
          <wp:inline distT="0" distB="0" distL="0" distR="0" wp14:anchorId="7097E424" wp14:editId="35863045">
            <wp:extent cx="4921857" cy="3164051"/>
            <wp:effectExtent l="19050" t="19050" r="12700" b="177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060" cy="3173824"/>
                    </a:xfrm>
                    <a:prstGeom prst="rect">
                      <a:avLst/>
                    </a:prstGeom>
                    <a:ln>
                      <a:solidFill>
                        <a:schemeClr val="accent1"/>
                      </a:solidFill>
                    </a:ln>
                  </pic:spPr>
                </pic:pic>
              </a:graphicData>
            </a:graphic>
          </wp:inline>
        </w:drawing>
      </w:r>
    </w:p>
    <w:p w14:paraId="7293BFB3" w14:textId="4C9F9E32" w:rsidR="00CC690C" w:rsidRPr="000970A0" w:rsidRDefault="00CF01D8" w:rsidP="000A3B49">
      <w:pPr>
        <w:pStyle w:val="Beschriftung"/>
        <w:jc w:val="center"/>
        <w:rPr>
          <w:rFonts w:ascii="Verdana" w:hAnsi="Verdana"/>
        </w:rPr>
      </w:pPr>
      <w:r>
        <w:t xml:space="preserve">Abbildung </w:t>
      </w:r>
      <w:fldSimple w:instr=" SEQ Abbildung \* ARABIC ">
        <w:r w:rsidR="006D2647">
          <w:rPr>
            <w:noProof/>
          </w:rPr>
          <w:t>6</w:t>
        </w:r>
      </w:fldSimple>
      <w:r>
        <w:t xml:space="preserve">: </w:t>
      </w:r>
      <w:r w:rsidR="000A3B49">
        <w:t>Benutzeroberfläche</w:t>
      </w:r>
    </w:p>
    <w:p w14:paraId="29BA45BC" w14:textId="24194AA7" w:rsidR="006947D0" w:rsidRPr="000970A0" w:rsidRDefault="00CB34BD" w:rsidP="007C193E">
      <w:pPr>
        <w:pStyle w:val="berschrift3"/>
        <w:numPr>
          <w:ilvl w:val="1"/>
          <w:numId w:val="5"/>
        </w:numPr>
        <w:rPr>
          <w:rFonts w:ascii="Verdana" w:hAnsi="Verdana"/>
        </w:rPr>
      </w:pPr>
      <w:bookmarkStart w:id="35" w:name="_Toc510783464"/>
      <w:r w:rsidRPr="000970A0">
        <w:rPr>
          <w:rFonts w:ascii="Verdana" w:hAnsi="Verdana"/>
        </w:rPr>
        <w:lastRenderedPageBreak/>
        <w:t>Datenmodell</w:t>
      </w:r>
      <w:bookmarkEnd w:id="35"/>
    </w:p>
    <w:p w14:paraId="74CFBBBE" w14:textId="3B0624BB" w:rsidR="00A11FEB" w:rsidRDefault="001E234C" w:rsidP="00896335">
      <w:pPr>
        <w:jc w:val="both"/>
        <w:rPr>
          <w:rFonts w:ascii="Verdana" w:hAnsi="Verdana"/>
        </w:rPr>
      </w:pPr>
      <w:r w:rsidRPr="000970A0">
        <w:rPr>
          <w:rFonts w:ascii="Verdana" w:hAnsi="Verdana"/>
        </w:rPr>
        <w:t xml:space="preserve">Welche Daten benötigt werden, hängt von den Bedingungen der jeweiligen Auszeichnung ab. Eine ausgiebige Analyse der bestehenden </w:t>
      </w:r>
      <w:r w:rsidR="009219EF">
        <w:rPr>
          <w:rFonts w:ascii="Verdana" w:hAnsi="Verdana"/>
        </w:rPr>
        <w:t>Modelle</w:t>
      </w:r>
      <w:r w:rsidR="009219EF" w:rsidRPr="000970A0">
        <w:rPr>
          <w:rFonts w:ascii="Verdana" w:hAnsi="Verdana"/>
        </w:rPr>
        <w:t xml:space="preserve"> </w:t>
      </w:r>
      <w:r w:rsidR="00F61FBE" w:rsidRPr="000970A0">
        <w:rPr>
          <w:rFonts w:ascii="Verdana" w:hAnsi="Verdana"/>
        </w:rPr>
        <w:t xml:space="preserve">zeigt, welche Daten und Beziehungen bereits vorliegen und welche Klassen angelegt werden müssen. </w:t>
      </w:r>
      <w:r w:rsidR="00F61FBE" w:rsidRPr="000970A0">
        <w:rPr>
          <w:rFonts w:ascii="Verdana" w:hAnsi="Verdana"/>
        </w:rPr>
        <w:br/>
        <w:t>Basierend auf den erlangten Erkenntnissen wurde</w:t>
      </w:r>
      <w:r w:rsidR="00EE35D8" w:rsidRPr="000970A0">
        <w:rPr>
          <w:rFonts w:ascii="Verdana" w:hAnsi="Verdana"/>
        </w:rPr>
        <w:t xml:space="preserve"> ein </w:t>
      </w:r>
      <w:r w:rsidR="008F64CE">
        <w:rPr>
          <w:rFonts w:ascii="Verdana" w:hAnsi="Verdana"/>
        </w:rPr>
        <w:t>Tabellen-Modell</w:t>
      </w:r>
      <w:r w:rsidR="00EE35D8" w:rsidRPr="000970A0">
        <w:rPr>
          <w:rFonts w:ascii="Verdana" w:hAnsi="Verdana"/>
        </w:rPr>
        <w:t xml:space="preserve"> erstellt, </w:t>
      </w:r>
      <w:r w:rsidR="009219EF">
        <w:rPr>
          <w:rFonts w:ascii="Verdana" w:hAnsi="Verdana"/>
        </w:rPr>
        <w:t>das</w:t>
      </w:r>
      <w:r w:rsidR="009219EF" w:rsidRPr="000970A0">
        <w:rPr>
          <w:rFonts w:ascii="Verdana" w:hAnsi="Verdana"/>
        </w:rPr>
        <w:t xml:space="preserve"> </w:t>
      </w:r>
      <w:r w:rsidR="00EE35D8" w:rsidRPr="000970A0">
        <w:rPr>
          <w:rFonts w:ascii="Verdana" w:hAnsi="Verdana"/>
        </w:rPr>
        <w:t>die relevanten Typen und Beziehungen darstellt (</w:t>
      </w:r>
      <w:r w:rsidR="008F64CE">
        <w:rPr>
          <w:rFonts w:ascii="Verdana" w:hAnsi="Verdana"/>
        </w:rPr>
        <w:t>Abbildung 7</w:t>
      </w:r>
      <w:r w:rsidR="00EE35D8" w:rsidRPr="000970A0">
        <w:rPr>
          <w:rFonts w:ascii="Verdana" w:hAnsi="Verdana"/>
        </w:rPr>
        <w:t xml:space="preserve">). </w:t>
      </w:r>
    </w:p>
    <w:p w14:paraId="11F1D596" w14:textId="77777777" w:rsidR="00A11FEB" w:rsidRDefault="00A11FEB" w:rsidP="00896335">
      <w:pPr>
        <w:jc w:val="both"/>
        <w:rPr>
          <w:rFonts w:ascii="Verdana" w:hAnsi="Verdana"/>
        </w:rPr>
      </w:pPr>
      <w:r>
        <w:rPr>
          <w:rFonts w:ascii="Verdana" w:hAnsi="Verdana"/>
        </w:rPr>
        <w:t>Da d</w:t>
      </w:r>
      <w:r w:rsidR="00EE35D8" w:rsidRPr="000970A0">
        <w:rPr>
          <w:rFonts w:ascii="Verdana" w:hAnsi="Verdana"/>
        </w:rPr>
        <w:t>er</w:t>
      </w:r>
      <w:r w:rsidR="00F91652" w:rsidRPr="000970A0">
        <w:rPr>
          <w:rFonts w:ascii="Verdana" w:hAnsi="Verdana"/>
        </w:rPr>
        <w:t xml:space="preserve"> </w:t>
      </w:r>
      <w:r w:rsidR="00EE35D8" w:rsidRPr="000970A0">
        <w:rPr>
          <w:rFonts w:ascii="Verdana" w:hAnsi="Verdana"/>
        </w:rPr>
        <w:t>eigentlich</w:t>
      </w:r>
      <w:r w:rsidR="00F91652" w:rsidRPr="000970A0">
        <w:rPr>
          <w:rFonts w:ascii="Verdana" w:hAnsi="Verdana"/>
        </w:rPr>
        <w:t>e</w:t>
      </w:r>
      <w:r w:rsidR="00EE35D8" w:rsidRPr="000970A0">
        <w:rPr>
          <w:rFonts w:ascii="Verdana" w:hAnsi="Verdana"/>
        </w:rPr>
        <w:t xml:space="preserve"> Aufbau der </w:t>
      </w:r>
      <w:r w:rsidR="00F91652" w:rsidRPr="000970A0">
        <w:rPr>
          <w:rFonts w:ascii="Verdana" w:hAnsi="Verdana"/>
        </w:rPr>
        <w:t xml:space="preserve">Datenbank </w:t>
      </w:r>
      <w:r>
        <w:rPr>
          <w:rFonts w:ascii="Verdana" w:hAnsi="Verdana"/>
        </w:rPr>
        <w:t xml:space="preserve">von </w:t>
      </w:r>
      <w:r w:rsidR="00F91652" w:rsidRPr="00215A1A">
        <w:rPr>
          <w:rFonts w:ascii="Verdana" w:hAnsi="Verdana"/>
          <w:i/>
        </w:rPr>
        <w:t>Laravel</w:t>
      </w:r>
      <w:r w:rsidR="00F91652" w:rsidRPr="000970A0">
        <w:rPr>
          <w:rFonts w:ascii="Verdana" w:hAnsi="Verdana"/>
        </w:rPr>
        <w:t xml:space="preserve"> mittels Migrations-Klassen</w:t>
      </w:r>
      <w:r>
        <w:rPr>
          <w:rFonts w:ascii="Verdana" w:hAnsi="Verdana"/>
        </w:rPr>
        <w:t xml:space="preserve"> </w:t>
      </w:r>
      <w:r w:rsidRPr="000970A0">
        <w:rPr>
          <w:rFonts w:ascii="Verdana" w:hAnsi="Verdana"/>
        </w:rPr>
        <w:t>erledigt</w:t>
      </w:r>
      <w:r>
        <w:rPr>
          <w:rFonts w:ascii="Verdana" w:hAnsi="Verdana"/>
        </w:rPr>
        <w:t xml:space="preserve"> wird, dient diese Grafik lediglich zur Veranschaulichung</w:t>
      </w:r>
      <w:r w:rsidR="00F91652" w:rsidRPr="000970A0">
        <w:rPr>
          <w:rFonts w:ascii="Verdana" w:hAnsi="Verdana"/>
        </w:rPr>
        <w:t xml:space="preserve">. </w:t>
      </w:r>
    </w:p>
    <w:p w14:paraId="6A11FF4E" w14:textId="40337A91" w:rsidR="00CB34BD" w:rsidRDefault="00F91652" w:rsidP="00896335">
      <w:pPr>
        <w:jc w:val="both"/>
        <w:rPr>
          <w:rFonts w:ascii="Verdana" w:hAnsi="Verdana"/>
        </w:rPr>
      </w:pPr>
      <w:r w:rsidRPr="000970A0">
        <w:rPr>
          <w:rFonts w:ascii="Verdana" w:hAnsi="Verdana"/>
        </w:rPr>
        <w:t xml:space="preserve">Eine genaue Dokumentation zu diesem Thema ist hier abrufbar: </w:t>
      </w:r>
      <w:hyperlink r:id="rId24" w:history="1">
        <w:r w:rsidRPr="000970A0">
          <w:rPr>
            <w:rStyle w:val="Hyperlink"/>
            <w:rFonts w:ascii="Verdana" w:hAnsi="Verdana"/>
          </w:rPr>
          <w:t>https://laravel.com/docs/5.5/migrations</w:t>
        </w:r>
      </w:hyperlink>
      <w:r w:rsidRPr="000970A0">
        <w:rPr>
          <w:rFonts w:ascii="Verdana" w:hAnsi="Verdana"/>
        </w:rPr>
        <w:t>.</w:t>
      </w:r>
    </w:p>
    <w:p w14:paraId="3B01327E" w14:textId="6CE93647" w:rsidR="00A3035E" w:rsidRDefault="00A3035E">
      <w:pPr>
        <w:rPr>
          <w:rFonts w:ascii="Verdana" w:eastAsiaTheme="majorEastAsia" w:hAnsi="Verdana" w:cstheme="majorBidi"/>
          <w:color w:val="1F3763" w:themeColor="accent1" w:themeShade="7F"/>
          <w:sz w:val="24"/>
          <w:szCs w:val="24"/>
        </w:rPr>
      </w:pPr>
    </w:p>
    <w:p w14:paraId="57CEA1DF" w14:textId="77777777" w:rsidR="008F64CE" w:rsidRDefault="008F64CE" w:rsidP="008F64CE">
      <w:pPr>
        <w:keepNext/>
      </w:pPr>
      <w:r>
        <w:rPr>
          <w:noProof/>
        </w:rPr>
        <w:drawing>
          <wp:inline distT="0" distB="0" distL="0" distR="0" wp14:anchorId="2E4F4120" wp14:editId="5242C726">
            <wp:extent cx="5760720" cy="43078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07840"/>
                    </a:xfrm>
                    <a:prstGeom prst="rect">
                      <a:avLst/>
                    </a:prstGeom>
                  </pic:spPr>
                </pic:pic>
              </a:graphicData>
            </a:graphic>
          </wp:inline>
        </w:drawing>
      </w:r>
    </w:p>
    <w:p w14:paraId="49D438EE" w14:textId="789673E7" w:rsidR="0063500B" w:rsidRDefault="008F64CE" w:rsidP="008F64CE">
      <w:pPr>
        <w:pStyle w:val="Beschriftung"/>
        <w:jc w:val="center"/>
        <w:rPr>
          <w:rFonts w:ascii="Verdana" w:eastAsiaTheme="majorEastAsia" w:hAnsi="Verdana" w:cstheme="majorBidi"/>
          <w:color w:val="1F3763" w:themeColor="accent1" w:themeShade="7F"/>
          <w:sz w:val="24"/>
          <w:szCs w:val="24"/>
        </w:rPr>
      </w:pPr>
      <w:r>
        <w:t xml:space="preserve">Abbildung </w:t>
      </w:r>
      <w:fldSimple w:instr=" SEQ Abbildung \* ARABIC ">
        <w:r w:rsidR="006D2647">
          <w:rPr>
            <w:noProof/>
          </w:rPr>
          <w:t>7</w:t>
        </w:r>
      </w:fldSimple>
      <w:r>
        <w:t>: Ausschnitt Tabellen</w:t>
      </w:r>
      <w:r w:rsidR="00956B04">
        <w:t>-</w:t>
      </w:r>
      <w:r>
        <w:t>Modell</w:t>
      </w:r>
    </w:p>
    <w:p w14:paraId="1B345410" w14:textId="77777777" w:rsidR="0063500B" w:rsidRDefault="0063500B">
      <w:pPr>
        <w:rPr>
          <w:rFonts w:ascii="Verdana" w:eastAsiaTheme="majorEastAsia" w:hAnsi="Verdana" w:cstheme="majorBidi"/>
          <w:color w:val="1F3763" w:themeColor="accent1" w:themeShade="7F"/>
          <w:sz w:val="24"/>
          <w:szCs w:val="24"/>
        </w:rPr>
      </w:pPr>
    </w:p>
    <w:p w14:paraId="027CC016" w14:textId="7BD87B5A" w:rsidR="00C15EE0" w:rsidRPr="000970A0" w:rsidRDefault="00C15EE0" w:rsidP="007C193E">
      <w:pPr>
        <w:pStyle w:val="berschrift3"/>
        <w:numPr>
          <w:ilvl w:val="1"/>
          <w:numId w:val="5"/>
        </w:numPr>
        <w:rPr>
          <w:rFonts w:ascii="Verdana" w:hAnsi="Verdana"/>
        </w:rPr>
      </w:pPr>
      <w:bookmarkStart w:id="36" w:name="_Toc510783465"/>
      <w:r w:rsidRPr="000970A0">
        <w:rPr>
          <w:rFonts w:ascii="Verdana" w:hAnsi="Verdana"/>
        </w:rPr>
        <w:t>Pflichtenheft</w:t>
      </w:r>
      <w:bookmarkEnd w:id="36"/>
    </w:p>
    <w:p w14:paraId="1C58DD55" w14:textId="722FCD9B" w:rsidR="00FC398E" w:rsidRPr="000970A0" w:rsidRDefault="00151D83" w:rsidP="000112E7">
      <w:pPr>
        <w:jc w:val="both"/>
        <w:rPr>
          <w:rFonts w:ascii="Verdana" w:hAnsi="Verdana"/>
        </w:rPr>
      </w:pPr>
      <w:r w:rsidRPr="000970A0">
        <w:rPr>
          <w:rFonts w:ascii="Verdana" w:hAnsi="Verdana"/>
        </w:rPr>
        <w:t>Zum Ende der Entwurfsphase wurde das Pflichtenheft erstellt. Dieses beschreibt</w:t>
      </w:r>
      <w:r w:rsidR="00956B04">
        <w:rPr>
          <w:rFonts w:ascii="Verdana" w:hAnsi="Verdana"/>
        </w:rPr>
        <w:t>,</w:t>
      </w:r>
      <w:r w:rsidRPr="000970A0">
        <w:rPr>
          <w:rFonts w:ascii="Verdana" w:hAnsi="Verdana"/>
        </w:rPr>
        <w:t xml:space="preserve"> welche Anforderungen wie umzusetzen sind. Es dient somit als </w:t>
      </w:r>
      <w:r w:rsidR="00FC792B">
        <w:rPr>
          <w:rFonts w:ascii="Verdana" w:hAnsi="Verdana"/>
        </w:rPr>
        <w:t xml:space="preserve">verbindlicher </w:t>
      </w:r>
      <w:r w:rsidRPr="000970A0">
        <w:rPr>
          <w:rFonts w:ascii="Verdana" w:hAnsi="Verdana"/>
        </w:rPr>
        <w:t xml:space="preserve">Leitfaden für die Realisierung dieses Projekts. </w:t>
      </w:r>
      <w:r w:rsidR="005B3429" w:rsidRPr="000970A0">
        <w:rPr>
          <w:rFonts w:ascii="Verdana" w:hAnsi="Verdana"/>
        </w:rPr>
        <w:t>Ein Auszug aus dem Pflichtenheft ist dieser Dokumentation beigefügt (</w:t>
      </w:r>
      <w:hyperlink w:anchor="_A1_Pflichtenheft_(Auszug)" w:history="1">
        <w:r w:rsidR="005B3429" w:rsidRPr="00FC792B">
          <w:rPr>
            <w:rStyle w:val="Hyperlink"/>
            <w:rFonts w:ascii="Verdana" w:hAnsi="Verdana"/>
          </w:rPr>
          <w:t xml:space="preserve">Anhang </w:t>
        </w:r>
        <w:r w:rsidR="00FC792B" w:rsidRPr="00FC792B">
          <w:rPr>
            <w:rStyle w:val="Hyperlink"/>
            <w:rFonts w:ascii="Verdana" w:hAnsi="Verdana"/>
          </w:rPr>
          <w:t>1</w:t>
        </w:r>
      </w:hyperlink>
      <w:r w:rsidR="005B3429" w:rsidRPr="000970A0">
        <w:rPr>
          <w:rFonts w:ascii="Verdana" w:hAnsi="Verdana"/>
        </w:rPr>
        <w:t xml:space="preserve">). </w:t>
      </w:r>
    </w:p>
    <w:p w14:paraId="7C6A30C9" w14:textId="5B4790B3" w:rsidR="00C15EE0" w:rsidRDefault="00C15EE0" w:rsidP="007C193E">
      <w:pPr>
        <w:pStyle w:val="berschrift2"/>
        <w:numPr>
          <w:ilvl w:val="0"/>
          <w:numId w:val="6"/>
        </w:numPr>
        <w:jc w:val="both"/>
        <w:rPr>
          <w:rFonts w:ascii="Verdana" w:hAnsi="Verdana"/>
        </w:rPr>
      </w:pPr>
      <w:bookmarkStart w:id="37" w:name="_Toc510783466"/>
      <w:r w:rsidRPr="000970A0">
        <w:rPr>
          <w:rFonts w:ascii="Verdana" w:hAnsi="Verdana"/>
        </w:rPr>
        <w:lastRenderedPageBreak/>
        <w:t>Implementierungsphase</w:t>
      </w:r>
      <w:bookmarkEnd w:id="37"/>
    </w:p>
    <w:p w14:paraId="6387088E" w14:textId="77777777" w:rsidR="004119D3" w:rsidRPr="004119D3" w:rsidRDefault="004119D3" w:rsidP="002E3285">
      <w:pPr>
        <w:jc w:val="both"/>
      </w:pPr>
    </w:p>
    <w:p w14:paraId="10DE7A95" w14:textId="1EA05CC1" w:rsidR="00C15EE0" w:rsidRDefault="00712FE1" w:rsidP="007C193E">
      <w:pPr>
        <w:pStyle w:val="berschrift3"/>
        <w:numPr>
          <w:ilvl w:val="1"/>
          <w:numId w:val="6"/>
        </w:numPr>
        <w:jc w:val="both"/>
        <w:rPr>
          <w:rFonts w:ascii="Verdana" w:hAnsi="Verdana"/>
        </w:rPr>
      </w:pPr>
      <w:bookmarkStart w:id="38" w:name="_Toc510783467"/>
      <w:r>
        <w:rPr>
          <w:rFonts w:ascii="Verdana" w:hAnsi="Verdana"/>
        </w:rPr>
        <w:t>Programmierumgebung</w:t>
      </w:r>
      <w:bookmarkEnd w:id="38"/>
    </w:p>
    <w:p w14:paraId="5AFDFD33" w14:textId="28B4BF33" w:rsidR="002E3285" w:rsidRDefault="00712FE1" w:rsidP="002E3285">
      <w:pPr>
        <w:jc w:val="both"/>
        <w:rPr>
          <w:rFonts w:ascii="Verdana" w:hAnsi="Verdana"/>
        </w:rPr>
      </w:pPr>
      <w:r>
        <w:rPr>
          <w:rFonts w:ascii="Verdana" w:hAnsi="Verdana"/>
        </w:rPr>
        <w:t xml:space="preserve">Das ganze Projekt </w:t>
      </w:r>
      <w:r w:rsidRPr="00215A1A">
        <w:rPr>
          <w:rFonts w:ascii="Verdana" w:hAnsi="Verdana"/>
          <w:i/>
        </w:rPr>
        <w:t>LuPto</w:t>
      </w:r>
      <w:r>
        <w:rPr>
          <w:rFonts w:ascii="Verdana" w:hAnsi="Verdana"/>
        </w:rPr>
        <w:t xml:space="preserve"> wird mittels </w:t>
      </w:r>
      <w:r w:rsidR="009219EF">
        <w:rPr>
          <w:rFonts w:ascii="Verdana" w:hAnsi="Verdana"/>
        </w:rPr>
        <w:t xml:space="preserve">des </w:t>
      </w:r>
      <w:r>
        <w:rPr>
          <w:rFonts w:ascii="Verdana" w:hAnsi="Verdana"/>
        </w:rPr>
        <w:t>Framework</w:t>
      </w:r>
      <w:r w:rsidR="009219EF">
        <w:rPr>
          <w:rFonts w:ascii="Verdana" w:hAnsi="Verdana"/>
        </w:rPr>
        <w:t>s</w:t>
      </w:r>
      <w:r>
        <w:rPr>
          <w:rFonts w:ascii="Verdana" w:hAnsi="Verdana"/>
        </w:rPr>
        <w:t xml:space="preserve"> </w:t>
      </w:r>
      <w:r w:rsidRPr="00215A1A">
        <w:rPr>
          <w:rFonts w:ascii="Verdana" w:hAnsi="Verdana"/>
          <w:i/>
        </w:rPr>
        <w:t>Laravel 5.5</w:t>
      </w:r>
      <w:r>
        <w:rPr>
          <w:rFonts w:ascii="Verdana" w:hAnsi="Verdana"/>
        </w:rPr>
        <w:t xml:space="preserve"> umgesetzt. Die eigentliche Programmiersprache ist PHP, deren Bezeichnung ursprünglich </w:t>
      </w:r>
      <w:r w:rsidRPr="00215A1A">
        <w:rPr>
          <w:rFonts w:ascii="Verdana" w:hAnsi="Verdana"/>
          <w:b/>
          <w:i/>
        </w:rPr>
        <w:t>P</w:t>
      </w:r>
      <w:r w:rsidRPr="00215A1A">
        <w:rPr>
          <w:rFonts w:ascii="Verdana" w:hAnsi="Verdana"/>
          <w:i/>
        </w:rPr>
        <w:t xml:space="preserve">ersonal </w:t>
      </w:r>
      <w:r w:rsidRPr="00215A1A">
        <w:rPr>
          <w:rFonts w:ascii="Verdana" w:hAnsi="Verdana"/>
          <w:b/>
          <w:i/>
        </w:rPr>
        <w:t>H</w:t>
      </w:r>
      <w:r w:rsidRPr="00215A1A">
        <w:rPr>
          <w:rFonts w:ascii="Verdana" w:hAnsi="Verdana"/>
          <w:i/>
        </w:rPr>
        <w:t xml:space="preserve">ome </w:t>
      </w:r>
      <w:r w:rsidRPr="00215A1A">
        <w:rPr>
          <w:rFonts w:ascii="Verdana" w:hAnsi="Verdana"/>
          <w:b/>
          <w:i/>
        </w:rPr>
        <w:t>P</w:t>
      </w:r>
      <w:r w:rsidRPr="00215A1A">
        <w:rPr>
          <w:rFonts w:ascii="Verdana" w:hAnsi="Verdana"/>
          <w:i/>
        </w:rPr>
        <w:t>age Tools</w:t>
      </w:r>
      <w:r>
        <w:rPr>
          <w:rFonts w:ascii="Verdana" w:hAnsi="Verdana"/>
        </w:rPr>
        <w:t xml:space="preserve"> bedeutete. Heute steht PHP </w:t>
      </w:r>
      <w:r w:rsidR="002E3285">
        <w:rPr>
          <w:rFonts w:ascii="Verdana" w:hAnsi="Verdana"/>
        </w:rPr>
        <w:t xml:space="preserve">für </w:t>
      </w:r>
      <w:r w:rsidR="00DA293F" w:rsidRPr="00215A1A">
        <w:rPr>
          <w:rFonts w:ascii="Verdana" w:hAnsi="Verdana"/>
          <w:b/>
          <w:i/>
        </w:rPr>
        <w:t>P</w:t>
      </w:r>
      <w:r w:rsidR="00DA293F" w:rsidRPr="00215A1A">
        <w:rPr>
          <w:rFonts w:ascii="Verdana" w:hAnsi="Verdana"/>
          <w:i/>
        </w:rPr>
        <w:t>HP</w:t>
      </w:r>
      <w:r w:rsidR="009219EF" w:rsidRPr="00215A1A">
        <w:rPr>
          <w:rFonts w:ascii="Verdana" w:hAnsi="Verdana"/>
          <w:i/>
        </w:rPr>
        <w:t>:</w:t>
      </w:r>
      <w:r w:rsidR="00DA293F" w:rsidRPr="00215A1A">
        <w:rPr>
          <w:rFonts w:ascii="Verdana" w:hAnsi="Verdana"/>
          <w:i/>
        </w:rPr>
        <w:t xml:space="preserve"> </w:t>
      </w:r>
      <w:r w:rsidR="002E3285" w:rsidRPr="00215A1A">
        <w:rPr>
          <w:rFonts w:ascii="Verdana" w:hAnsi="Verdana"/>
          <w:b/>
          <w:i/>
        </w:rPr>
        <w:t>H</w:t>
      </w:r>
      <w:r w:rsidR="002E3285" w:rsidRPr="00215A1A">
        <w:rPr>
          <w:rFonts w:ascii="Verdana" w:hAnsi="Verdana"/>
          <w:i/>
        </w:rPr>
        <w:t xml:space="preserve">ypertext </w:t>
      </w:r>
      <w:r w:rsidR="002E3285" w:rsidRPr="00215A1A">
        <w:rPr>
          <w:rFonts w:ascii="Verdana" w:hAnsi="Verdana"/>
          <w:b/>
          <w:i/>
        </w:rPr>
        <w:t>P</w:t>
      </w:r>
      <w:r w:rsidR="002E3285" w:rsidRPr="00215A1A">
        <w:rPr>
          <w:rFonts w:ascii="Verdana" w:hAnsi="Verdana"/>
          <w:i/>
        </w:rPr>
        <w:t>reprocessor</w:t>
      </w:r>
      <w:r w:rsidR="002E3285">
        <w:rPr>
          <w:rFonts w:ascii="Verdana" w:hAnsi="Verdana"/>
        </w:rPr>
        <w:t xml:space="preserve"> und beschreibt somit die grundlegende Funktionsweise</w:t>
      </w:r>
      <w:r w:rsidR="00215A1A">
        <w:rPr>
          <w:rFonts w:ascii="Verdana" w:hAnsi="Verdana"/>
        </w:rPr>
        <w:t xml:space="preserve"> dieser Sprache</w:t>
      </w:r>
      <w:r w:rsidR="002E3285">
        <w:rPr>
          <w:rFonts w:ascii="Verdana" w:hAnsi="Verdana"/>
        </w:rPr>
        <w:t>. Der Quellcode kann mit einem einfachen Texteditor</w:t>
      </w:r>
      <w:r w:rsidR="009219EF">
        <w:rPr>
          <w:rFonts w:ascii="Verdana" w:hAnsi="Verdana"/>
        </w:rPr>
        <w:t>,</w:t>
      </w:r>
      <w:r w:rsidR="002E3285">
        <w:rPr>
          <w:rFonts w:ascii="Verdana" w:hAnsi="Verdana"/>
        </w:rPr>
        <w:t xml:space="preserve"> wie zum Beispiel Notepad</w:t>
      </w:r>
      <w:r w:rsidR="009219EF">
        <w:rPr>
          <w:rFonts w:ascii="Verdana" w:hAnsi="Verdana"/>
        </w:rPr>
        <w:t>,</w:t>
      </w:r>
      <w:r w:rsidR="002E3285">
        <w:rPr>
          <w:rFonts w:ascii="Verdana" w:hAnsi="Verdana"/>
        </w:rPr>
        <w:t xml:space="preserve"> verfasst werden. Die Verarbeitung (Kompilierung) findet auf dem Server statt, </w:t>
      </w:r>
      <w:r w:rsidR="009219EF">
        <w:rPr>
          <w:rFonts w:ascii="Verdana" w:hAnsi="Verdana"/>
        </w:rPr>
        <w:t xml:space="preserve">der </w:t>
      </w:r>
      <w:r w:rsidR="002E3285">
        <w:rPr>
          <w:rFonts w:ascii="Verdana" w:hAnsi="Verdana"/>
        </w:rPr>
        <w:t>das Ergebnis an den Browser des Internet</w:t>
      </w:r>
      <w:r w:rsidR="009219EF">
        <w:rPr>
          <w:rFonts w:ascii="Verdana" w:hAnsi="Verdana"/>
        </w:rPr>
        <w:t>n</w:t>
      </w:r>
      <w:r w:rsidR="002E3285">
        <w:rPr>
          <w:rFonts w:ascii="Verdana" w:hAnsi="Verdana"/>
        </w:rPr>
        <w:t>utzers sendet. Übermittelt wird diese Anzeige in HTML (</w:t>
      </w:r>
      <w:r w:rsidR="002E3285" w:rsidRPr="00215A1A">
        <w:rPr>
          <w:rFonts w:ascii="Verdana" w:hAnsi="Verdana"/>
          <w:i/>
        </w:rPr>
        <w:t>Hypertext Markup Language</w:t>
      </w:r>
      <w:r w:rsidR="002E3285">
        <w:rPr>
          <w:rFonts w:ascii="Verdana" w:hAnsi="Verdana"/>
        </w:rPr>
        <w:t>). Diese Vorgehensweise hat wesentliche Vorteile:</w:t>
      </w:r>
    </w:p>
    <w:p w14:paraId="643246ED" w14:textId="77777777" w:rsidR="002E3285" w:rsidRPr="002E3285" w:rsidRDefault="002E3285" w:rsidP="007C193E">
      <w:pPr>
        <w:pStyle w:val="Listenabsatz"/>
        <w:numPr>
          <w:ilvl w:val="0"/>
          <w:numId w:val="14"/>
        </w:numPr>
        <w:jc w:val="both"/>
        <w:rPr>
          <w:rFonts w:ascii="Verdana" w:hAnsi="Verdana"/>
        </w:rPr>
      </w:pPr>
      <w:r w:rsidRPr="002E3285">
        <w:rPr>
          <w:rFonts w:ascii="Verdana" w:hAnsi="Verdana"/>
        </w:rPr>
        <w:t>Die Rechenleistung des Anzeigegeräts wird niedrig gehalten und eignet sich somit hervorragend für mobile Endgeräte.</w:t>
      </w:r>
    </w:p>
    <w:p w14:paraId="09130CB7" w14:textId="76746691" w:rsidR="00712FE1" w:rsidRPr="005E791D" w:rsidRDefault="002E3285" w:rsidP="007C193E">
      <w:pPr>
        <w:pStyle w:val="Listenabsatz"/>
        <w:numPr>
          <w:ilvl w:val="0"/>
          <w:numId w:val="14"/>
        </w:numPr>
        <w:jc w:val="both"/>
      </w:pPr>
      <w:r w:rsidRPr="002E3285">
        <w:rPr>
          <w:rFonts w:ascii="Verdana" w:hAnsi="Verdana"/>
        </w:rPr>
        <w:t>Sensible Daten</w:t>
      </w:r>
      <w:r w:rsidR="009219EF">
        <w:rPr>
          <w:rFonts w:ascii="Verdana" w:hAnsi="Verdana"/>
        </w:rPr>
        <w:t>,</w:t>
      </w:r>
      <w:r w:rsidRPr="002E3285">
        <w:rPr>
          <w:rFonts w:ascii="Verdana" w:hAnsi="Verdana"/>
        </w:rPr>
        <w:t xml:space="preserve"> wie zum Beispiel die Anmelde-Informationen für das Datenbank-Management-System</w:t>
      </w:r>
      <w:r w:rsidR="009219EF">
        <w:rPr>
          <w:rFonts w:ascii="Verdana" w:hAnsi="Verdana"/>
        </w:rPr>
        <w:t>,</w:t>
      </w:r>
      <w:r w:rsidRPr="002E3285">
        <w:rPr>
          <w:rFonts w:ascii="Verdana" w:hAnsi="Verdana"/>
        </w:rPr>
        <w:t xml:space="preserve"> werden erst gar nicht übertragen und sind somit auch nicht auslesbar. </w:t>
      </w:r>
    </w:p>
    <w:p w14:paraId="4CE26D5E" w14:textId="7E6F5871" w:rsidR="005E791D" w:rsidRDefault="005E791D" w:rsidP="005E791D">
      <w:pPr>
        <w:jc w:val="both"/>
        <w:rPr>
          <w:rFonts w:ascii="Verdana" w:hAnsi="Verdana"/>
        </w:rPr>
      </w:pPr>
      <w:r>
        <w:rPr>
          <w:rFonts w:ascii="Verdana" w:hAnsi="Verdana"/>
        </w:rPr>
        <w:t xml:space="preserve">Zur Umsetzung wird das Programm </w:t>
      </w:r>
      <w:r w:rsidRPr="00215A1A">
        <w:rPr>
          <w:rFonts w:ascii="Verdana" w:hAnsi="Verdana"/>
          <w:i/>
        </w:rPr>
        <w:t>Laragon</w:t>
      </w:r>
      <w:r>
        <w:rPr>
          <w:rFonts w:ascii="Verdana" w:hAnsi="Verdana"/>
        </w:rPr>
        <w:t xml:space="preserve"> in der Version 3.1 genutzt. Dieses beinhaltet mehrere nützliche Werkzeuge</w:t>
      </w:r>
      <w:r w:rsidR="00956B04">
        <w:rPr>
          <w:rFonts w:ascii="Verdana" w:hAnsi="Verdana"/>
        </w:rPr>
        <w:t>,</w:t>
      </w:r>
      <w:r>
        <w:rPr>
          <w:rFonts w:ascii="Verdana" w:hAnsi="Verdana"/>
        </w:rPr>
        <w:t xml:space="preserve"> wie z.</w:t>
      </w:r>
      <w:r w:rsidR="009219EF">
        <w:rPr>
          <w:rFonts w:ascii="Verdana" w:hAnsi="Verdana"/>
        </w:rPr>
        <w:t xml:space="preserve"> </w:t>
      </w:r>
      <w:r>
        <w:rPr>
          <w:rFonts w:ascii="Verdana" w:hAnsi="Verdana"/>
        </w:rPr>
        <w:t>B.:</w:t>
      </w:r>
    </w:p>
    <w:p w14:paraId="681044E2" w14:textId="6C9DA700" w:rsidR="005E791D" w:rsidRPr="005E791D" w:rsidRDefault="005E791D" w:rsidP="007C193E">
      <w:pPr>
        <w:pStyle w:val="Listenabsatz"/>
        <w:numPr>
          <w:ilvl w:val="0"/>
          <w:numId w:val="15"/>
        </w:numPr>
        <w:jc w:val="both"/>
      </w:pPr>
      <w:r>
        <w:rPr>
          <w:rFonts w:ascii="Verdana" w:hAnsi="Verdana"/>
        </w:rPr>
        <w:t>e</w:t>
      </w:r>
      <w:r w:rsidRPr="005E791D">
        <w:rPr>
          <w:rFonts w:ascii="Verdana" w:hAnsi="Verdana"/>
        </w:rPr>
        <w:t>inen lokalen Apache-Server zur Ausführung von PHP-Quellcode</w:t>
      </w:r>
      <w:r w:rsidR="009219EF">
        <w:rPr>
          <w:rFonts w:ascii="Verdana" w:hAnsi="Verdana"/>
        </w:rPr>
        <w:t xml:space="preserve"> sowie</w:t>
      </w:r>
    </w:p>
    <w:p w14:paraId="7A0C67C9" w14:textId="771CA1D5" w:rsidR="005E791D" w:rsidRPr="001E6642" w:rsidRDefault="005E791D" w:rsidP="007C193E">
      <w:pPr>
        <w:pStyle w:val="Listenabsatz"/>
        <w:numPr>
          <w:ilvl w:val="0"/>
          <w:numId w:val="15"/>
        </w:numPr>
        <w:jc w:val="both"/>
      </w:pPr>
      <w:r>
        <w:rPr>
          <w:rFonts w:ascii="Verdana" w:hAnsi="Verdana"/>
        </w:rPr>
        <w:t>ein Datenbank-Management-System (HeidiSQL V9.4.0.5125)</w:t>
      </w:r>
      <w:r w:rsidR="009219EF">
        <w:rPr>
          <w:rFonts w:ascii="Verdana" w:hAnsi="Verdana"/>
        </w:rPr>
        <w:t>.</w:t>
      </w:r>
    </w:p>
    <w:p w14:paraId="5D787995" w14:textId="77777777" w:rsidR="001E6642" w:rsidRPr="005E791D" w:rsidRDefault="001E6642" w:rsidP="001E6642">
      <w:pPr>
        <w:pStyle w:val="Listenabsatz"/>
        <w:jc w:val="both"/>
      </w:pPr>
    </w:p>
    <w:p w14:paraId="77565921" w14:textId="42E870ED" w:rsidR="005E791D" w:rsidRPr="002E3285" w:rsidRDefault="005E791D" w:rsidP="005E791D">
      <w:pPr>
        <w:jc w:val="both"/>
      </w:pPr>
      <w:r>
        <w:rPr>
          <w:rFonts w:ascii="Verdana" w:hAnsi="Verdana"/>
        </w:rPr>
        <w:t xml:space="preserve">Die wesentlichen Vorteile des verwendeten Texteditors </w:t>
      </w:r>
      <w:r w:rsidRPr="009C32D5">
        <w:rPr>
          <w:rFonts w:ascii="Verdana" w:hAnsi="Verdana"/>
          <w:i/>
        </w:rPr>
        <w:t>Sublime</w:t>
      </w:r>
      <w:r>
        <w:rPr>
          <w:rFonts w:ascii="Verdana" w:hAnsi="Verdana"/>
        </w:rPr>
        <w:t xml:space="preserve"> sind die automatische Code-Vervollständigung und das Hervorheben der PHP-Syntax</w:t>
      </w:r>
      <w:r w:rsidR="001E6642">
        <w:rPr>
          <w:rFonts w:ascii="Verdana" w:hAnsi="Verdana"/>
        </w:rPr>
        <w:t>.</w:t>
      </w:r>
    </w:p>
    <w:p w14:paraId="7F1FC42D" w14:textId="149627F7" w:rsidR="005E791D" w:rsidRPr="00712FE1" w:rsidRDefault="005E791D" w:rsidP="002E3285"/>
    <w:p w14:paraId="4211630C" w14:textId="35F575EE" w:rsidR="009637E7" w:rsidRDefault="009637E7" w:rsidP="007C193E">
      <w:pPr>
        <w:pStyle w:val="berschrift3"/>
        <w:numPr>
          <w:ilvl w:val="1"/>
          <w:numId w:val="6"/>
        </w:numPr>
        <w:rPr>
          <w:rFonts w:ascii="Verdana" w:hAnsi="Verdana"/>
        </w:rPr>
      </w:pPr>
      <w:bookmarkStart w:id="39" w:name="_Toc510783468"/>
      <w:r w:rsidRPr="000970A0">
        <w:rPr>
          <w:rFonts w:ascii="Verdana" w:hAnsi="Verdana"/>
        </w:rPr>
        <w:t xml:space="preserve">Implementierung der </w:t>
      </w:r>
      <w:r w:rsidR="00712FE1">
        <w:rPr>
          <w:rFonts w:ascii="Verdana" w:hAnsi="Verdana"/>
        </w:rPr>
        <w:t>Datenstruktur</w:t>
      </w:r>
      <w:bookmarkEnd w:id="39"/>
    </w:p>
    <w:p w14:paraId="2C61C01D" w14:textId="4FC1FB38" w:rsidR="006414DA" w:rsidRDefault="006414DA" w:rsidP="0082667C">
      <w:pPr>
        <w:jc w:val="both"/>
        <w:rPr>
          <w:rFonts w:ascii="Verdana" w:hAnsi="Verdana"/>
        </w:rPr>
      </w:pPr>
      <w:r w:rsidRPr="009C32D5">
        <w:rPr>
          <w:rFonts w:ascii="Verdana" w:hAnsi="Verdana"/>
          <w:i/>
        </w:rPr>
        <w:t>Laravel</w:t>
      </w:r>
      <w:r>
        <w:rPr>
          <w:rFonts w:ascii="Verdana" w:hAnsi="Verdana"/>
        </w:rPr>
        <w:t xml:space="preserve"> übernimmt unter anderem auch das Anlegen von Tabellen für die Datenbank. Der Aufbau der Tabelle wird in einer Migrations-Datei definiert, </w:t>
      </w:r>
      <w:r w:rsidR="009219EF">
        <w:rPr>
          <w:rFonts w:ascii="Verdana" w:hAnsi="Verdana"/>
        </w:rPr>
        <w:t xml:space="preserve">die </w:t>
      </w:r>
      <w:r>
        <w:rPr>
          <w:rFonts w:ascii="Verdana" w:hAnsi="Verdana"/>
        </w:rPr>
        <w:t>unter Verwendung eines Konsolenbefehls automatisch generiert wird</w:t>
      </w:r>
      <w:r w:rsidR="00DC4E54">
        <w:rPr>
          <w:rFonts w:ascii="Verdana" w:hAnsi="Verdana"/>
        </w:rPr>
        <w:t>. Neben der Tabelle „</w:t>
      </w:r>
      <w:r w:rsidR="00DC4E54" w:rsidRPr="00FA302E">
        <w:rPr>
          <w:rFonts w:ascii="Verdana" w:hAnsi="Verdana"/>
        </w:rPr>
        <w:t>trophies</w:t>
      </w:r>
      <w:r w:rsidR="00DC4E54">
        <w:rPr>
          <w:rFonts w:ascii="Verdana" w:hAnsi="Verdana"/>
        </w:rPr>
        <w:t xml:space="preserve">“, </w:t>
      </w:r>
      <w:r w:rsidR="009219EF">
        <w:rPr>
          <w:rFonts w:ascii="Verdana" w:hAnsi="Verdana"/>
        </w:rPr>
        <w:t xml:space="preserve">die </w:t>
      </w:r>
      <w:r w:rsidR="00DC4E54">
        <w:rPr>
          <w:rFonts w:ascii="Verdana" w:hAnsi="Verdana"/>
        </w:rPr>
        <w:t>u.</w:t>
      </w:r>
      <w:r w:rsidR="009219EF">
        <w:rPr>
          <w:rFonts w:ascii="Verdana" w:hAnsi="Verdana"/>
        </w:rPr>
        <w:t xml:space="preserve"> </w:t>
      </w:r>
      <w:r w:rsidR="00DC4E54">
        <w:rPr>
          <w:rFonts w:ascii="Verdana" w:hAnsi="Verdana"/>
        </w:rPr>
        <w:t>a. die Bezeichnung, Beschreibung und das zugehörige Piktogramm der Auszeichnung enthält, wird eine Zwischentabelle benötigt. Viele Nutzer können viele Trophäen erlangen – dieses ist eine n:</w:t>
      </w:r>
      <w:r w:rsidR="009219EF">
        <w:rPr>
          <w:rFonts w:ascii="Verdana" w:hAnsi="Verdana"/>
        </w:rPr>
        <w:t>m-</w:t>
      </w:r>
      <w:r w:rsidR="00DC4E54">
        <w:rPr>
          <w:rFonts w:ascii="Verdana" w:hAnsi="Verdana"/>
        </w:rPr>
        <w:t>Beziehung. Die Befehle zur Erzeugung beider Tabellen lauten:</w:t>
      </w:r>
    </w:p>
    <w:p w14:paraId="431FEA18" w14:textId="25BCB0D7" w:rsidR="006414DA" w:rsidRPr="00B5016C" w:rsidRDefault="006414DA" w:rsidP="0082667C">
      <w:pPr>
        <w:shd w:val="clear" w:color="auto" w:fill="C0C0C0"/>
        <w:spacing w:after="0" w:line="240" w:lineRule="auto"/>
        <w:jc w:val="both"/>
        <w:rPr>
          <w:rFonts w:ascii="Consolas" w:eastAsia="Times New Roman" w:hAnsi="Consolas" w:cs="Times New Roman"/>
          <w:color w:val="000000"/>
          <w:sz w:val="20"/>
          <w:szCs w:val="20"/>
          <w:lang w:eastAsia="de-DE"/>
        </w:rPr>
      </w:pPr>
      <w:r>
        <w:rPr>
          <w:rFonts w:ascii="Consolas" w:eastAsia="Times New Roman" w:hAnsi="Consolas" w:cs="Times New Roman"/>
          <w:b/>
          <w:bCs/>
          <w:color w:val="0000FF"/>
          <w:sz w:val="20"/>
          <w:szCs w:val="20"/>
          <w:lang w:eastAsia="de-DE"/>
        </w:rPr>
        <w:t>php artisan make:migration create_</w:t>
      </w:r>
      <w:r w:rsidR="00DC4E54">
        <w:rPr>
          <w:rFonts w:ascii="Consolas" w:eastAsia="Times New Roman" w:hAnsi="Consolas" w:cs="Times New Roman"/>
          <w:b/>
          <w:bCs/>
          <w:color w:val="0000FF"/>
          <w:sz w:val="20"/>
          <w:szCs w:val="20"/>
          <w:lang w:eastAsia="de-DE"/>
        </w:rPr>
        <w:t>trophies_table</w:t>
      </w:r>
    </w:p>
    <w:p w14:paraId="65586A32" w14:textId="468F6365" w:rsidR="00DC4E54" w:rsidRPr="00B5016C" w:rsidRDefault="00DC4E54" w:rsidP="0082667C">
      <w:pPr>
        <w:shd w:val="clear" w:color="auto" w:fill="C0C0C0"/>
        <w:spacing w:after="0" w:line="240" w:lineRule="auto"/>
        <w:jc w:val="both"/>
        <w:rPr>
          <w:rFonts w:ascii="Consolas" w:eastAsia="Times New Roman" w:hAnsi="Consolas" w:cs="Times New Roman"/>
          <w:color w:val="000000"/>
          <w:sz w:val="20"/>
          <w:szCs w:val="20"/>
          <w:lang w:eastAsia="de-DE"/>
        </w:rPr>
      </w:pPr>
      <w:r>
        <w:rPr>
          <w:rFonts w:ascii="Consolas" w:eastAsia="Times New Roman" w:hAnsi="Consolas" w:cs="Times New Roman"/>
          <w:b/>
          <w:bCs/>
          <w:color w:val="0000FF"/>
          <w:sz w:val="20"/>
          <w:szCs w:val="20"/>
          <w:lang w:eastAsia="de-DE"/>
        </w:rPr>
        <w:t>php artisan make:migration create_pivot_user_trophy_table</w:t>
      </w:r>
    </w:p>
    <w:p w14:paraId="62D2593A" w14:textId="77777777" w:rsidR="006414DA" w:rsidRDefault="006414DA" w:rsidP="0082667C">
      <w:pPr>
        <w:jc w:val="both"/>
        <w:rPr>
          <w:rFonts w:ascii="Verdana" w:hAnsi="Verdana"/>
        </w:rPr>
      </w:pPr>
    </w:p>
    <w:p w14:paraId="0F1578EB" w14:textId="24999A96" w:rsidR="00DC4E54" w:rsidRDefault="00DC4E54" w:rsidP="0082667C">
      <w:pPr>
        <w:jc w:val="both"/>
        <w:rPr>
          <w:rFonts w:ascii="Verdana" w:hAnsi="Verdana"/>
        </w:rPr>
      </w:pPr>
      <w:r>
        <w:rPr>
          <w:rFonts w:ascii="Verdana" w:hAnsi="Verdana"/>
        </w:rPr>
        <w:t xml:space="preserve">Der Inhalt dieser Migrations-Dateien ist im Anhang </w:t>
      </w:r>
      <w:hyperlink w:anchor="_A5_Migrations-Dateien_–" w:history="1">
        <w:r w:rsidRPr="009D7994">
          <w:rPr>
            <w:rStyle w:val="Hyperlink"/>
            <w:rFonts w:ascii="Verdana" w:hAnsi="Verdana"/>
          </w:rPr>
          <w:t>A5</w:t>
        </w:r>
      </w:hyperlink>
      <w:r>
        <w:rPr>
          <w:rFonts w:ascii="Verdana" w:hAnsi="Verdana"/>
        </w:rPr>
        <w:t xml:space="preserve"> einsehbar.</w:t>
      </w:r>
    </w:p>
    <w:p w14:paraId="2D980C39" w14:textId="642DF05C" w:rsidR="00DC4E54" w:rsidRDefault="00DC4E54" w:rsidP="0082667C">
      <w:pPr>
        <w:jc w:val="both"/>
        <w:rPr>
          <w:rFonts w:ascii="Verdana" w:hAnsi="Verdana"/>
        </w:rPr>
      </w:pPr>
      <w:r>
        <w:rPr>
          <w:rFonts w:ascii="Verdana" w:hAnsi="Verdana"/>
        </w:rPr>
        <w:t xml:space="preserve">Nachdem beide Dateien entsprechend bearbeitet sind, kann die </w:t>
      </w:r>
      <w:r w:rsidR="004F2D7A">
        <w:rPr>
          <w:rFonts w:ascii="Verdana" w:hAnsi="Verdana"/>
        </w:rPr>
        <w:t>Migration mit folgendem Konsolen-Befehl gestartet werden:</w:t>
      </w:r>
    </w:p>
    <w:p w14:paraId="0D201886" w14:textId="299A1D23" w:rsidR="004F2D7A" w:rsidRPr="00B5016C" w:rsidRDefault="004F2D7A" w:rsidP="0082667C">
      <w:pPr>
        <w:shd w:val="clear" w:color="auto" w:fill="C0C0C0"/>
        <w:spacing w:after="0" w:line="240" w:lineRule="auto"/>
        <w:jc w:val="both"/>
        <w:rPr>
          <w:rFonts w:ascii="Consolas" w:eastAsia="Times New Roman" w:hAnsi="Consolas" w:cs="Times New Roman"/>
          <w:color w:val="000000"/>
          <w:sz w:val="20"/>
          <w:szCs w:val="20"/>
          <w:lang w:eastAsia="de-DE"/>
        </w:rPr>
      </w:pPr>
      <w:r>
        <w:rPr>
          <w:rFonts w:ascii="Consolas" w:eastAsia="Times New Roman" w:hAnsi="Consolas" w:cs="Times New Roman"/>
          <w:b/>
          <w:bCs/>
          <w:color w:val="0000FF"/>
          <w:sz w:val="20"/>
          <w:szCs w:val="20"/>
          <w:lang w:eastAsia="de-DE"/>
        </w:rPr>
        <w:t>php artisan migrate</w:t>
      </w:r>
    </w:p>
    <w:p w14:paraId="516AE6AB" w14:textId="77777777" w:rsidR="004F2D7A" w:rsidRDefault="004F2D7A" w:rsidP="0082667C">
      <w:pPr>
        <w:jc w:val="both"/>
        <w:rPr>
          <w:rFonts w:ascii="Verdana" w:hAnsi="Verdana"/>
        </w:rPr>
      </w:pPr>
    </w:p>
    <w:p w14:paraId="2CE874CC" w14:textId="77777777" w:rsidR="009637E7" w:rsidRPr="000970A0" w:rsidRDefault="009637E7" w:rsidP="0082667C">
      <w:pPr>
        <w:pStyle w:val="berschrift3"/>
        <w:numPr>
          <w:ilvl w:val="1"/>
          <w:numId w:val="6"/>
        </w:numPr>
        <w:jc w:val="both"/>
        <w:rPr>
          <w:rFonts w:ascii="Verdana" w:hAnsi="Verdana"/>
        </w:rPr>
      </w:pPr>
      <w:bookmarkStart w:id="40" w:name="_Toc510783469"/>
      <w:r w:rsidRPr="000970A0">
        <w:rPr>
          <w:rFonts w:ascii="Verdana" w:hAnsi="Verdana"/>
        </w:rPr>
        <w:lastRenderedPageBreak/>
        <w:t>Implementierung der Benutzeroberfläche</w:t>
      </w:r>
      <w:bookmarkEnd w:id="40"/>
    </w:p>
    <w:p w14:paraId="6CD58D2C" w14:textId="34404E60" w:rsidR="009637E7" w:rsidRDefault="004F2D7A" w:rsidP="0082667C">
      <w:pPr>
        <w:jc w:val="both"/>
        <w:rPr>
          <w:rFonts w:ascii="Verdana" w:hAnsi="Verdana"/>
        </w:rPr>
      </w:pPr>
      <w:r>
        <w:rPr>
          <w:rFonts w:ascii="Verdana" w:hAnsi="Verdana"/>
        </w:rPr>
        <w:t xml:space="preserve">Da das bisherige Design weitergeführt werden soll, wurde der Aufbau existierender Blade-Dateien </w:t>
      </w:r>
      <w:r w:rsidR="00FA302E">
        <w:rPr>
          <w:rFonts w:ascii="Verdana" w:hAnsi="Verdana"/>
        </w:rPr>
        <w:t>(</w:t>
      </w:r>
      <w:r>
        <w:rPr>
          <w:rFonts w:ascii="Verdana" w:hAnsi="Verdana"/>
        </w:rPr>
        <w:t xml:space="preserve">so nennt man bei </w:t>
      </w:r>
      <w:r w:rsidRPr="009C32D5">
        <w:rPr>
          <w:rFonts w:ascii="Verdana" w:hAnsi="Verdana"/>
          <w:i/>
        </w:rPr>
        <w:t>Laravel</w:t>
      </w:r>
      <w:r>
        <w:rPr>
          <w:rFonts w:ascii="Verdana" w:hAnsi="Verdana"/>
        </w:rPr>
        <w:t xml:space="preserve"> die Ansichts-Dateien</w:t>
      </w:r>
      <w:r w:rsidR="00FA302E">
        <w:rPr>
          <w:rFonts w:ascii="Verdana" w:hAnsi="Verdana"/>
        </w:rPr>
        <w:t>)</w:t>
      </w:r>
      <w:r>
        <w:rPr>
          <w:rFonts w:ascii="Verdana" w:hAnsi="Verdana"/>
        </w:rPr>
        <w:t xml:space="preserve"> übernommen. Der Controller ruft diese HTML-basierten Ansichten auf und übergibt die darzustellenden Daten. </w:t>
      </w:r>
      <w:r w:rsidR="009D7994">
        <w:rPr>
          <w:rFonts w:ascii="Verdana" w:hAnsi="Verdana"/>
        </w:rPr>
        <w:t xml:space="preserve">Der genaue Quellcode hierfür ist im Anhang </w:t>
      </w:r>
      <w:hyperlink w:anchor="_A4_Quellcode_-" w:history="1">
        <w:r w:rsidR="009D7994" w:rsidRPr="009D7994">
          <w:rPr>
            <w:rStyle w:val="Hyperlink"/>
            <w:rFonts w:ascii="Verdana" w:hAnsi="Verdana"/>
          </w:rPr>
          <w:t>A4</w:t>
        </w:r>
      </w:hyperlink>
      <w:r w:rsidR="009D7994">
        <w:rPr>
          <w:rFonts w:ascii="Verdana" w:hAnsi="Verdana"/>
        </w:rPr>
        <w:t xml:space="preserve"> hinterlegt.</w:t>
      </w:r>
    </w:p>
    <w:p w14:paraId="460FA70B" w14:textId="77777777" w:rsidR="009D7994" w:rsidRDefault="009D7994" w:rsidP="0082667C">
      <w:pPr>
        <w:jc w:val="both"/>
        <w:rPr>
          <w:rFonts w:ascii="Verdana" w:hAnsi="Verdana"/>
        </w:rPr>
      </w:pPr>
    </w:p>
    <w:p w14:paraId="6169FD69" w14:textId="6CCA4F19" w:rsidR="009D7994" w:rsidRDefault="009D7994" w:rsidP="0082667C">
      <w:pPr>
        <w:jc w:val="both"/>
        <w:rPr>
          <w:rFonts w:ascii="Verdana" w:hAnsi="Verdana"/>
        </w:rPr>
      </w:pPr>
      <w:r>
        <w:rPr>
          <w:rFonts w:ascii="Verdana" w:hAnsi="Verdana"/>
        </w:rPr>
        <w:t xml:space="preserve">Die Abbildung </w:t>
      </w:r>
      <w:r w:rsidR="004F0B36">
        <w:rPr>
          <w:rFonts w:ascii="Verdana" w:hAnsi="Verdana"/>
        </w:rPr>
        <w:t xml:space="preserve">8 </w:t>
      </w:r>
      <w:r>
        <w:rPr>
          <w:rFonts w:ascii="Verdana" w:hAnsi="Verdana"/>
        </w:rPr>
        <w:t>zeigt die Ansicht eines Nutzers, der alle möglichen Auszeichnungen bereits erlangt hat.</w:t>
      </w:r>
      <w:r w:rsidR="0082667C">
        <w:rPr>
          <w:rFonts w:ascii="Verdana" w:hAnsi="Verdana"/>
        </w:rPr>
        <w:t xml:space="preserve"> Nach dem Anklicken einer Kachel wird der Auszubildende zur Detail</w:t>
      </w:r>
      <w:r w:rsidR="004F0B36">
        <w:rPr>
          <w:rFonts w:ascii="Verdana" w:hAnsi="Verdana"/>
        </w:rPr>
        <w:t>a</w:t>
      </w:r>
      <w:r w:rsidR="0082667C">
        <w:rPr>
          <w:rFonts w:ascii="Verdana" w:hAnsi="Verdana"/>
        </w:rPr>
        <w:t>nsicht weitergeleitet. Die verschiedenen Ansichten sind in der Benutzer</w:t>
      </w:r>
      <w:r w:rsidR="004F0B36">
        <w:rPr>
          <w:rFonts w:ascii="Verdana" w:hAnsi="Verdana"/>
        </w:rPr>
        <w:t>d</w:t>
      </w:r>
      <w:r w:rsidR="0082667C">
        <w:rPr>
          <w:rFonts w:ascii="Verdana" w:hAnsi="Verdana"/>
        </w:rPr>
        <w:t xml:space="preserve">okumentation (Anhang </w:t>
      </w:r>
      <w:hyperlink w:anchor="_A6_Benutzer-Dokumentation_-" w:history="1">
        <w:r w:rsidR="0082667C" w:rsidRPr="0082667C">
          <w:rPr>
            <w:rStyle w:val="Hyperlink"/>
            <w:rFonts w:ascii="Verdana" w:hAnsi="Verdana"/>
          </w:rPr>
          <w:t>A6</w:t>
        </w:r>
      </w:hyperlink>
      <w:r w:rsidR="0082667C">
        <w:rPr>
          <w:rFonts w:ascii="Verdana" w:hAnsi="Verdana"/>
        </w:rPr>
        <w:t>) aufgelistet.</w:t>
      </w:r>
    </w:p>
    <w:p w14:paraId="0EFB6E26" w14:textId="77777777" w:rsidR="0082667C" w:rsidRDefault="0082667C" w:rsidP="009637E7">
      <w:pPr>
        <w:rPr>
          <w:rFonts w:ascii="Verdana" w:hAnsi="Verdana"/>
        </w:rPr>
      </w:pPr>
    </w:p>
    <w:p w14:paraId="6D893D9C" w14:textId="77777777" w:rsidR="009D7994" w:rsidRDefault="009D7994" w:rsidP="009D7994">
      <w:pPr>
        <w:keepNext/>
        <w:jc w:val="center"/>
      </w:pPr>
      <w:r>
        <w:rPr>
          <w:noProof/>
        </w:rPr>
        <w:drawing>
          <wp:inline distT="0" distB="0" distL="0" distR="0" wp14:anchorId="0CA725E7" wp14:editId="6D65B891">
            <wp:extent cx="5760720" cy="497776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977765"/>
                    </a:xfrm>
                    <a:prstGeom prst="rect">
                      <a:avLst/>
                    </a:prstGeom>
                  </pic:spPr>
                </pic:pic>
              </a:graphicData>
            </a:graphic>
          </wp:inline>
        </w:drawing>
      </w:r>
    </w:p>
    <w:p w14:paraId="33BE83AF" w14:textId="33D8D8AF" w:rsidR="009D7994" w:rsidRDefault="009D7994" w:rsidP="009D7994">
      <w:pPr>
        <w:pStyle w:val="Beschriftung"/>
        <w:jc w:val="center"/>
        <w:rPr>
          <w:rFonts w:ascii="Verdana" w:hAnsi="Verdana"/>
        </w:rPr>
      </w:pPr>
      <w:r>
        <w:t xml:space="preserve">Abbildung </w:t>
      </w:r>
      <w:fldSimple w:instr=" SEQ Abbildung \* ARABIC ">
        <w:r w:rsidR="006D2647">
          <w:rPr>
            <w:noProof/>
          </w:rPr>
          <w:t>8</w:t>
        </w:r>
      </w:fldSimple>
      <w:r>
        <w:t>: Screenshot – Übersicht Auszeichnungen</w:t>
      </w:r>
    </w:p>
    <w:p w14:paraId="4A407EC6" w14:textId="274C3C2F" w:rsidR="004F2D7A" w:rsidRDefault="004F2D7A" w:rsidP="009637E7">
      <w:pPr>
        <w:rPr>
          <w:rFonts w:ascii="Verdana" w:hAnsi="Verdana"/>
        </w:rPr>
      </w:pPr>
    </w:p>
    <w:p w14:paraId="32ADB124" w14:textId="4C71724B" w:rsidR="004F2D7A" w:rsidRDefault="004F2D7A" w:rsidP="009637E7">
      <w:pPr>
        <w:rPr>
          <w:rFonts w:ascii="Verdana" w:hAnsi="Verdana"/>
        </w:rPr>
      </w:pPr>
    </w:p>
    <w:p w14:paraId="373A7446" w14:textId="588B70C7" w:rsidR="004F2D7A" w:rsidRDefault="004F2D7A" w:rsidP="009637E7">
      <w:pPr>
        <w:rPr>
          <w:rFonts w:ascii="Verdana" w:hAnsi="Verdana"/>
        </w:rPr>
      </w:pPr>
    </w:p>
    <w:p w14:paraId="4F3E2091" w14:textId="2C8E10DA" w:rsidR="007B3B02" w:rsidRPr="000970A0" w:rsidRDefault="00FC398E" w:rsidP="007B3B02">
      <w:pPr>
        <w:pStyle w:val="berschrift3"/>
        <w:numPr>
          <w:ilvl w:val="1"/>
          <w:numId w:val="6"/>
        </w:numPr>
        <w:jc w:val="both"/>
        <w:rPr>
          <w:rFonts w:ascii="Verdana" w:hAnsi="Verdana"/>
        </w:rPr>
      </w:pPr>
      <w:r w:rsidRPr="000970A0">
        <w:rPr>
          <w:rFonts w:ascii="Verdana" w:hAnsi="Verdana"/>
        </w:rPr>
        <w:br w:type="page"/>
      </w:r>
      <w:bookmarkStart w:id="41" w:name="_Toc510783470"/>
      <w:r w:rsidR="007B3B02">
        <w:rPr>
          <w:rFonts w:ascii="Verdana" w:hAnsi="Verdana"/>
        </w:rPr>
        <w:lastRenderedPageBreak/>
        <w:t>Tests</w:t>
      </w:r>
      <w:bookmarkEnd w:id="41"/>
    </w:p>
    <w:p w14:paraId="1D314D12" w14:textId="34EAAB5A" w:rsidR="009D7994" w:rsidRDefault="007B3B02" w:rsidP="006022F5">
      <w:pPr>
        <w:jc w:val="both"/>
        <w:rPr>
          <w:rFonts w:ascii="Verdana" w:hAnsi="Verdana"/>
        </w:rPr>
      </w:pPr>
      <w:r>
        <w:rPr>
          <w:rFonts w:ascii="Verdana" w:hAnsi="Verdana"/>
        </w:rPr>
        <w:t xml:space="preserve">Die Prüfung der Eintrittsbedingungen für jede Auszeichnung wurde mittels einfacher </w:t>
      </w:r>
      <w:r w:rsidR="004F0B36">
        <w:rPr>
          <w:rFonts w:ascii="Verdana" w:hAnsi="Verdana"/>
        </w:rPr>
        <w:t>W</w:t>
      </w:r>
      <w:r>
        <w:rPr>
          <w:rFonts w:ascii="Verdana" w:hAnsi="Verdana"/>
        </w:rPr>
        <w:t>enn-</w:t>
      </w:r>
      <w:r w:rsidR="004F0B36">
        <w:rPr>
          <w:rFonts w:ascii="Verdana" w:hAnsi="Verdana"/>
        </w:rPr>
        <w:t>D</w:t>
      </w:r>
      <w:r>
        <w:rPr>
          <w:rFonts w:ascii="Verdana" w:hAnsi="Verdana"/>
        </w:rPr>
        <w:t>ann-</w:t>
      </w:r>
      <w:r w:rsidR="004F0B36">
        <w:rPr>
          <w:rFonts w:ascii="Verdana" w:hAnsi="Verdana"/>
        </w:rPr>
        <w:t>S</w:t>
      </w:r>
      <w:r>
        <w:rPr>
          <w:rFonts w:ascii="Verdana" w:hAnsi="Verdana"/>
        </w:rPr>
        <w:t>onst</w:t>
      </w:r>
      <w:r w:rsidR="004F0B36">
        <w:rPr>
          <w:rFonts w:ascii="Verdana" w:hAnsi="Verdana"/>
        </w:rPr>
        <w:t>-</w:t>
      </w:r>
      <w:r>
        <w:rPr>
          <w:rFonts w:ascii="Verdana" w:hAnsi="Verdana"/>
        </w:rPr>
        <w:t xml:space="preserve">Unterscheidungen realisiert. Um die korrekte Zuweisung zu überprüfen, wurde jede entscheidende Situation mittels einer manuellen Manipulation der Datenbank </w:t>
      </w:r>
      <w:r w:rsidR="000707A2">
        <w:rPr>
          <w:rFonts w:ascii="Verdana" w:hAnsi="Verdana"/>
        </w:rPr>
        <w:t>simuliert</w:t>
      </w:r>
      <w:r>
        <w:rPr>
          <w:rFonts w:ascii="Verdana" w:hAnsi="Verdana"/>
        </w:rPr>
        <w:t xml:space="preserve">. </w:t>
      </w:r>
    </w:p>
    <w:p w14:paraId="05C5F99E" w14:textId="4B61F748" w:rsidR="007B3B02" w:rsidRDefault="007B3B02" w:rsidP="006022F5">
      <w:pPr>
        <w:jc w:val="both"/>
        <w:rPr>
          <w:rFonts w:ascii="Verdana" w:hAnsi="Verdana"/>
        </w:rPr>
      </w:pPr>
      <w:r>
        <w:rPr>
          <w:rFonts w:ascii="Verdana" w:hAnsi="Verdana"/>
        </w:rPr>
        <w:t xml:space="preserve">Die Trophäe „Murmel-Award“ wird vergeben, wenn sich der Auszubildende an jedem Werktag der Vorwoche eingeloggt hat. </w:t>
      </w:r>
      <w:r w:rsidR="000707A2">
        <w:rPr>
          <w:rFonts w:ascii="Verdana" w:hAnsi="Verdana"/>
        </w:rPr>
        <w:t>Zur Überprüfung wurden folgende Situationen für die Vorwoche temporär hergestellt:</w:t>
      </w:r>
    </w:p>
    <w:p w14:paraId="0F304078" w14:textId="23895212" w:rsidR="000707A2" w:rsidRDefault="000707A2" w:rsidP="006022F5">
      <w:pPr>
        <w:pStyle w:val="Listenabsatz"/>
        <w:rPr>
          <w:rFonts w:ascii="Verdana" w:hAnsi="Verdana"/>
        </w:rPr>
      </w:pPr>
      <w:r>
        <w:rPr>
          <w:rFonts w:ascii="Verdana" w:hAnsi="Verdana"/>
        </w:rPr>
        <w:t xml:space="preserve"> </w:t>
      </w:r>
    </w:p>
    <w:p w14:paraId="4272B049" w14:textId="12FBC7D8" w:rsidR="006022F5" w:rsidRPr="006022F5" w:rsidRDefault="006022F5" w:rsidP="006022F5">
      <w:pPr>
        <w:pStyle w:val="Beschriftung"/>
        <w:keepNext/>
        <w:rPr>
          <w:sz w:val="22"/>
          <w:szCs w:val="22"/>
        </w:rPr>
      </w:pPr>
      <w:r w:rsidRPr="006022F5">
        <w:rPr>
          <w:sz w:val="22"/>
          <w:szCs w:val="22"/>
        </w:rPr>
        <w:t xml:space="preserve">Tabelle </w:t>
      </w:r>
      <w:r w:rsidRPr="006022F5">
        <w:rPr>
          <w:sz w:val="22"/>
          <w:szCs w:val="22"/>
        </w:rPr>
        <w:fldChar w:fldCharType="begin"/>
      </w:r>
      <w:r w:rsidRPr="006022F5">
        <w:rPr>
          <w:sz w:val="22"/>
          <w:szCs w:val="22"/>
        </w:rPr>
        <w:instrText xml:space="preserve"> SEQ Tabelle \* ARABIC </w:instrText>
      </w:r>
      <w:r w:rsidRPr="006022F5">
        <w:rPr>
          <w:sz w:val="22"/>
          <w:szCs w:val="22"/>
        </w:rPr>
        <w:fldChar w:fldCharType="separate"/>
      </w:r>
      <w:r w:rsidR="006D2647">
        <w:rPr>
          <w:noProof/>
          <w:sz w:val="22"/>
          <w:szCs w:val="22"/>
        </w:rPr>
        <w:t>2</w:t>
      </w:r>
      <w:r w:rsidRPr="006022F5">
        <w:rPr>
          <w:sz w:val="22"/>
          <w:szCs w:val="22"/>
        </w:rPr>
        <w:fldChar w:fldCharType="end"/>
      </w:r>
      <w:r>
        <w:rPr>
          <w:sz w:val="22"/>
          <w:szCs w:val="22"/>
        </w:rPr>
        <w:t>: Funktionstest für die Auszeichnung „Murmel-Award“</w:t>
      </w:r>
    </w:p>
    <w:tbl>
      <w:tblPr>
        <w:tblStyle w:val="Tabellenraster"/>
        <w:tblW w:w="0" w:type="auto"/>
        <w:tblLook w:val="04A0" w:firstRow="1" w:lastRow="0" w:firstColumn="1" w:lastColumn="0" w:noHBand="0" w:noVBand="1"/>
      </w:tblPr>
      <w:tblGrid>
        <w:gridCol w:w="6232"/>
        <w:gridCol w:w="2830"/>
      </w:tblGrid>
      <w:tr w:rsidR="000707A2" w14:paraId="637DE1D4" w14:textId="77777777" w:rsidTr="000707A2">
        <w:tc>
          <w:tcPr>
            <w:tcW w:w="6232" w:type="dxa"/>
          </w:tcPr>
          <w:p w14:paraId="15CBB4D4" w14:textId="798A6CE3" w:rsidR="000707A2" w:rsidRPr="006022F5" w:rsidRDefault="000707A2" w:rsidP="006022F5">
            <w:pPr>
              <w:jc w:val="center"/>
              <w:rPr>
                <w:rFonts w:ascii="Verdana" w:hAnsi="Verdana"/>
                <w:b/>
              </w:rPr>
            </w:pPr>
            <w:r w:rsidRPr="006022F5">
              <w:rPr>
                <w:rFonts w:ascii="Verdana" w:hAnsi="Verdana"/>
                <w:b/>
              </w:rPr>
              <w:t>Login-Daten</w:t>
            </w:r>
          </w:p>
        </w:tc>
        <w:tc>
          <w:tcPr>
            <w:tcW w:w="2830" w:type="dxa"/>
          </w:tcPr>
          <w:p w14:paraId="42E4EDA6" w14:textId="0330B3C5" w:rsidR="000707A2" w:rsidRPr="006022F5" w:rsidRDefault="000707A2" w:rsidP="006022F5">
            <w:pPr>
              <w:jc w:val="center"/>
              <w:rPr>
                <w:rFonts w:ascii="Verdana" w:hAnsi="Verdana"/>
                <w:b/>
              </w:rPr>
            </w:pPr>
            <w:r w:rsidRPr="006022F5">
              <w:rPr>
                <w:rFonts w:ascii="Verdana" w:hAnsi="Verdana"/>
                <w:b/>
              </w:rPr>
              <w:t>Trophäe zugewiesen</w:t>
            </w:r>
          </w:p>
        </w:tc>
      </w:tr>
      <w:tr w:rsidR="000707A2" w14:paraId="5E83AB23" w14:textId="77777777" w:rsidTr="000707A2">
        <w:tc>
          <w:tcPr>
            <w:tcW w:w="6232" w:type="dxa"/>
          </w:tcPr>
          <w:p w14:paraId="6F4D6AC3" w14:textId="29BC63EE" w:rsidR="000707A2" w:rsidRDefault="004F0B36" w:rsidP="000707A2">
            <w:pPr>
              <w:rPr>
                <w:rFonts w:ascii="Verdana" w:hAnsi="Verdana"/>
              </w:rPr>
            </w:pPr>
            <w:r>
              <w:rPr>
                <w:rFonts w:ascii="Verdana" w:hAnsi="Verdana"/>
              </w:rPr>
              <w:t>K</w:t>
            </w:r>
            <w:r w:rsidR="000707A2">
              <w:rPr>
                <w:rFonts w:ascii="Verdana" w:hAnsi="Verdana"/>
              </w:rPr>
              <w:t>eine Daten vorhanden</w:t>
            </w:r>
          </w:p>
        </w:tc>
        <w:tc>
          <w:tcPr>
            <w:tcW w:w="2830" w:type="dxa"/>
          </w:tcPr>
          <w:p w14:paraId="0805B880" w14:textId="434EF434" w:rsidR="000707A2" w:rsidRDefault="000707A2" w:rsidP="006022F5">
            <w:pPr>
              <w:jc w:val="center"/>
              <w:rPr>
                <w:rFonts w:ascii="Verdana" w:hAnsi="Verdana"/>
              </w:rPr>
            </w:pPr>
            <w:r>
              <w:rPr>
                <w:rFonts w:ascii="Verdana" w:hAnsi="Verdana"/>
              </w:rPr>
              <w:t>Nein</w:t>
            </w:r>
          </w:p>
        </w:tc>
      </w:tr>
      <w:tr w:rsidR="000707A2" w14:paraId="0C13256A" w14:textId="77777777" w:rsidTr="000707A2">
        <w:tc>
          <w:tcPr>
            <w:tcW w:w="6232" w:type="dxa"/>
          </w:tcPr>
          <w:p w14:paraId="7C495718" w14:textId="6126C622" w:rsidR="000707A2" w:rsidRDefault="000707A2" w:rsidP="000707A2">
            <w:pPr>
              <w:rPr>
                <w:rFonts w:ascii="Verdana" w:hAnsi="Verdana"/>
              </w:rPr>
            </w:pPr>
            <w:r>
              <w:rPr>
                <w:rFonts w:ascii="Verdana" w:hAnsi="Verdana"/>
              </w:rPr>
              <w:t>Montag–Freitag</w:t>
            </w:r>
          </w:p>
        </w:tc>
        <w:tc>
          <w:tcPr>
            <w:tcW w:w="2830" w:type="dxa"/>
          </w:tcPr>
          <w:p w14:paraId="249F3DD0" w14:textId="364A5096" w:rsidR="000707A2" w:rsidRDefault="000707A2" w:rsidP="006022F5">
            <w:pPr>
              <w:jc w:val="center"/>
              <w:rPr>
                <w:rFonts w:ascii="Verdana" w:hAnsi="Verdana"/>
              </w:rPr>
            </w:pPr>
            <w:r>
              <w:rPr>
                <w:rFonts w:ascii="Verdana" w:hAnsi="Verdana"/>
              </w:rPr>
              <w:t>Ja</w:t>
            </w:r>
          </w:p>
        </w:tc>
      </w:tr>
      <w:tr w:rsidR="000707A2" w14:paraId="15ED0348" w14:textId="77777777" w:rsidTr="000707A2">
        <w:tc>
          <w:tcPr>
            <w:tcW w:w="6232" w:type="dxa"/>
          </w:tcPr>
          <w:p w14:paraId="558F069C" w14:textId="2299F72F" w:rsidR="000707A2" w:rsidRDefault="000707A2" w:rsidP="000707A2">
            <w:pPr>
              <w:rPr>
                <w:rFonts w:ascii="Verdana" w:hAnsi="Verdana"/>
              </w:rPr>
            </w:pPr>
            <w:r>
              <w:rPr>
                <w:rFonts w:ascii="Verdana" w:hAnsi="Verdana"/>
              </w:rPr>
              <w:t>Montag, Dienstag, Donnerstag, Freitag</w:t>
            </w:r>
          </w:p>
        </w:tc>
        <w:tc>
          <w:tcPr>
            <w:tcW w:w="2830" w:type="dxa"/>
          </w:tcPr>
          <w:p w14:paraId="6AFD63DD" w14:textId="77F0A166" w:rsidR="000707A2" w:rsidRDefault="000707A2" w:rsidP="006022F5">
            <w:pPr>
              <w:jc w:val="center"/>
              <w:rPr>
                <w:rFonts w:ascii="Verdana" w:hAnsi="Verdana"/>
              </w:rPr>
            </w:pPr>
            <w:r>
              <w:rPr>
                <w:rFonts w:ascii="Verdana" w:hAnsi="Verdana"/>
              </w:rPr>
              <w:t>Nein</w:t>
            </w:r>
          </w:p>
        </w:tc>
      </w:tr>
      <w:tr w:rsidR="000707A2" w14:paraId="6D2F2DC4" w14:textId="77777777" w:rsidTr="000707A2">
        <w:tc>
          <w:tcPr>
            <w:tcW w:w="6232" w:type="dxa"/>
          </w:tcPr>
          <w:p w14:paraId="40A3AD82" w14:textId="1AD75C9E" w:rsidR="000707A2" w:rsidRDefault="000707A2" w:rsidP="000707A2">
            <w:pPr>
              <w:rPr>
                <w:rFonts w:ascii="Verdana" w:hAnsi="Verdana"/>
              </w:rPr>
            </w:pPr>
            <w:r>
              <w:rPr>
                <w:rFonts w:ascii="Verdana" w:hAnsi="Verdana"/>
              </w:rPr>
              <w:t>Montag, Dienstag, Donnerstag, Freitag, Samstag</w:t>
            </w:r>
          </w:p>
        </w:tc>
        <w:tc>
          <w:tcPr>
            <w:tcW w:w="2830" w:type="dxa"/>
          </w:tcPr>
          <w:p w14:paraId="62443196" w14:textId="36F40353" w:rsidR="000707A2" w:rsidRDefault="000707A2" w:rsidP="006022F5">
            <w:pPr>
              <w:jc w:val="center"/>
              <w:rPr>
                <w:rFonts w:ascii="Verdana" w:hAnsi="Verdana"/>
              </w:rPr>
            </w:pPr>
            <w:r>
              <w:rPr>
                <w:rFonts w:ascii="Verdana" w:hAnsi="Verdana"/>
              </w:rPr>
              <w:t>Nein</w:t>
            </w:r>
          </w:p>
        </w:tc>
      </w:tr>
      <w:tr w:rsidR="000707A2" w14:paraId="57D215C4" w14:textId="77777777" w:rsidTr="000707A2">
        <w:tc>
          <w:tcPr>
            <w:tcW w:w="6232" w:type="dxa"/>
          </w:tcPr>
          <w:p w14:paraId="1EE83923" w14:textId="7D7F85FC" w:rsidR="000707A2" w:rsidRDefault="000707A2" w:rsidP="000707A2">
            <w:pPr>
              <w:rPr>
                <w:rFonts w:ascii="Verdana" w:hAnsi="Verdana"/>
              </w:rPr>
            </w:pPr>
            <w:r>
              <w:rPr>
                <w:rFonts w:ascii="Verdana" w:hAnsi="Verdana"/>
              </w:rPr>
              <w:t>Sonntag, Montag, Dienstag, Mittwoch, Donnerstag</w:t>
            </w:r>
          </w:p>
        </w:tc>
        <w:tc>
          <w:tcPr>
            <w:tcW w:w="2830" w:type="dxa"/>
          </w:tcPr>
          <w:p w14:paraId="4DE4A671" w14:textId="02387880" w:rsidR="000707A2" w:rsidRDefault="000707A2" w:rsidP="006022F5">
            <w:pPr>
              <w:jc w:val="center"/>
              <w:rPr>
                <w:rFonts w:ascii="Verdana" w:hAnsi="Verdana"/>
              </w:rPr>
            </w:pPr>
            <w:r>
              <w:rPr>
                <w:rFonts w:ascii="Verdana" w:hAnsi="Verdana"/>
              </w:rPr>
              <w:t>Nein</w:t>
            </w:r>
          </w:p>
        </w:tc>
      </w:tr>
      <w:tr w:rsidR="000707A2" w14:paraId="3EC21C41" w14:textId="77777777" w:rsidTr="000707A2">
        <w:tc>
          <w:tcPr>
            <w:tcW w:w="6232" w:type="dxa"/>
          </w:tcPr>
          <w:p w14:paraId="09175976" w14:textId="5A83A101" w:rsidR="000707A2" w:rsidRDefault="000707A2" w:rsidP="000707A2">
            <w:pPr>
              <w:rPr>
                <w:rFonts w:ascii="Verdana" w:hAnsi="Verdana"/>
              </w:rPr>
            </w:pPr>
            <w:r>
              <w:rPr>
                <w:rFonts w:ascii="Verdana" w:hAnsi="Verdana"/>
              </w:rPr>
              <w:t>Dienstag, Mittwoch, Donnerstag, Freitag, Samstag</w:t>
            </w:r>
          </w:p>
        </w:tc>
        <w:tc>
          <w:tcPr>
            <w:tcW w:w="2830" w:type="dxa"/>
          </w:tcPr>
          <w:p w14:paraId="5FCFB791" w14:textId="41382FAA" w:rsidR="000707A2" w:rsidRDefault="006022F5" w:rsidP="006022F5">
            <w:pPr>
              <w:jc w:val="center"/>
              <w:rPr>
                <w:rFonts w:ascii="Verdana" w:hAnsi="Verdana"/>
              </w:rPr>
            </w:pPr>
            <w:r>
              <w:rPr>
                <w:rFonts w:ascii="Verdana" w:hAnsi="Verdana"/>
              </w:rPr>
              <w:t>Nein</w:t>
            </w:r>
          </w:p>
        </w:tc>
      </w:tr>
    </w:tbl>
    <w:p w14:paraId="4BC1361C" w14:textId="77777777" w:rsidR="000707A2" w:rsidRPr="000707A2" w:rsidRDefault="000707A2" w:rsidP="000707A2">
      <w:pPr>
        <w:rPr>
          <w:rFonts w:ascii="Verdana" w:hAnsi="Verdana"/>
        </w:rPr>
      </w:pPr>
    </w:p>
    <w:p w14:paraId="514DD6CF" w14:textId="77777777" w:rsidR="000707A2" w:rsidRDefault="000707A2" w:rsidP="006022F5">
      <w:pPr>
        <w:jc w:val="both"/>
        <w:rPr>
          <w:rFonts w:ascii="Verdana" w:hAnsi="Verdana"/>
        </w:rPr>
      </w:pPr>
    </w:p>
    <w:p w14:paraId="1A8586B7" w14:textId="3E74AED5" w:rsidR="007B3B02" w:rsidRDefault="006022F5" w:rsidP="006022F5">
      <w:pPr>
        <w:jc w:val="both"/>
        <w:rPr>
          <w:rFonts w:ascii="Verdana" w:hAnsi="Verdana"/>
        </w:rPr>
      </w:pPr>
      <w:r>
        <w:rPr>
          <w:rFonts w:ascii="Verdana" w:hAnsi="Verdana"/>
        </w:rPr>
        <w:t>Diese Vorgehensweise wurde auf alle zu vergebenden Auszeichnungen angewandt. Besondere</w:t>
      </w:r>
      <w:r w:rsidR="004F0B36">
        <w:rPr>
          <w:rFonts w:ascii="Verdana" w:hAnsi="Verdana"/>
        </w:rPr>
        <w:t>s</w:t>
      </w:r>
      <w:r>
        <w:rPr>
          <w:rFonts w:ascii="Verdana" w:hAnsi="Verdana"/>
        </w:rPr>
        <w:t xml:space="preserve"> </w:t>
      </w:r>
      <w:r w:rsidR="004F0B36">
        <w:rPr>
          <w:rFonts w:ascii="Verdana" w:hAnsi="Verdana"/>
        </w:rPr>
        <w:t xml:space="preserve">Augenmerk </w:t>
      </w:r>
      <w:r>
        <w:rPr>
          <w:rFonts w:ascii="Verdana" w:hAnsi="Verdana"/>
        </w:rPr>
        <w:t xml:space="preserve">lag hierbei auf </w:t>
      </w:r>
      <w:r w:rsidR="004F0B36">
        <w:rPr>
          <w:rFonts w:ascii="Verdana" w:hAnsi="Verdana"/>
        </w:rPr>
        <w:t xml:space="preserve">den </w:t>
      </w:r>
      <w:r>
        <w:rPr>
          <w:rFonts w:ascii="Verdana" w:hAnsi="Verdana"/>
        </w:rPr>
        <w:t>Grenzbereiche</w:t>
      </w:r>
      <w:r w:rsidR="004F0B36">
        <w:rPr>
          <w:rFonts w:ascii="Verdana" w:hAnsi="Verdana"/>
        </w:rPr>
        <w:t>n</w:t>
      </w:r>
      <w:r>
        <w:rPr>
          <w:rFonts w:ascii="Verdana" w:hAnsi="Verdana"/>
        </w:rPr>
        <w:t>. Da die Bedingungen sehr unterschiedlich sind, wurde auf automati</w:t>
      </w:r>
      <w:r w:rsidR="00A812E5">
        <w:rPr>
          <w:rFonts w:ascii="Verdana" w:hAnsi="Verdana"/>
        </w:rPr>
        <w:t xml:space="preserve">sierte </w:t>
      </w:r>
      <w:r>
        <w:rPr>
          <w:rFonts w:ascii="Verdana" w:hAnsi="Verdana"/>
        </w:rPr>
        <w:t>Tests verzichtet.</w:t>
      </w:r>
    </w:p>
    <w:p w14:paraId="5289CEFB" w14:textId="3860CF5D" w:rsidR="007B3B02" w:rsidRDefault="007B3B02">
      <w:pPr>
        <w:rPr>
          <w:rFonts w:ascii="Verdana" w:hAnsi="Verdana"/>
        </w:rPr>
      </w:pPr>
    </w:p>
    <w:p w14:paraId="75000025" w14:textId="6F6FC420" w:rsidR="007B3B02" w:rsidRDefault="007B3B02">
      <w:pPr>
        <w:rPr>
          <w:rFonts w:ascii="Verdana" w:hAnsi="Verdana"/>
        </w:rPr>
      </w:pPr>
    </w:p>
    <w:p w14:paraId="2DC3E18F" w14:textId="6072B2B6" w:rsidR="007B3B02" w:rsidRDefault="007B3B02">
      <w:pPr>
        <w:rPr>
          <w:rFonts w:ascii="Verdana" w:hAnsi="Verdana"/>
        </w:rPr>
      </w:pPr>
    </w:p>
    <w:p w14:paraId="2B3EE5FB" w14:textId="7E9AC137" w:rsidR="007B3B02" w:rsidRDefault="007B3B02">
      <w:pPr>
        <w:rPr>
          <w:rFonts w:ascii="Verdana" w:hAnsi="Verdana"/>
        </w:rPr>
      </w:pPr>
    </w:p>
    <w:p w14:paraId="11F366BA" w14:textId="151664A3" w:rsidR="007B3B02" w:rsidRDefault="007B3B02">
      <w:pPr>
        <w:rPr>
          <w:rFonts w:ascii="Verdana" w:hAnsi="Verdana"/>
        </w:rPr>
      </w:pPr>
    </w:p>
    <w:p w14:paraId="171F881A" w14:textId="2D0CEF93" w:rsidR="007B3B02" w:rsidRDefault="007B3B02">
      <w:pPr>
        <w:rPr>
          <w:rFonts w:ascii="Verdana" w:hAnsi="Verdana"/>
        </w:rPr>
      </w:pPr>
    </w:p>
    <w:p w14:paraId="644FAEC5" w14:textId="77777777" w:rsidR="007B3B02" w:rsidRPr="000970A0" w:rsidRDefault="007B3B02">
      <w:pPr>
        <w:rPr>
          <w:rFonts w:ascii="Verdana" w:hAnsi="Verdana"/>
        </w:rPr>
      </w:pPr>
    </w:p>
    <w:p w14:paraId="0F237137" w14:textId="43A386DD" w:rsidR="007B3B02" w:rsidRDefault="007B3B02">
      <w:pPr>
        <w:rPr>
          <w:rFonts w:ascii="Verdana" w:eastAsiaTheme="majorEastAsia" w:hAnsi="Verdana" w:cstheme="majorBidi"/>
          <w:color w:val="2F5496" w:themeColor="accent1" w:themeShade="BF"/>
          <w:sz w:val="26"/>
          <w:szCs w:val="26"/>
        </w:rPr>
      </w:pPr>
      <w:r>
        <w:rPr>
          <w:rFonts w:ascii="Verdana" w:hAnsi="Verdana"/>
        </w:rPr>
        <w:br w:type="page"/>
      </w:r>
    </w:p>
    <w:p w14:paraId="29E8ABCA" w14:textId="1D743BB6" w:rsidR="009637E7" w:rsidRPr="000970A0" w:rsidRDefault="009637E7" w:rsidP="007C193E">
      <w:pPr>
        <w:pStyle w:val="berschrift2"/>
        <w:numPr>
          <w:ilvl w:val="0"/>
          <w:numId w:val="6"/>
        </w:numPr>
        <w:rPr>
          <w:rFonts w:ascii="Verdana" w:hAnsi="Verdana"/>
        </w:rPr>
      </w:pPr>
      <w:bookmarkStart w:id="42" w:name="_Toc510783471"/>
      <w:r w:rsidRPr="000970A0">
        <w:rPr>
          <w:rFonts w:ascii="Verdana" w:hAnsi="Verdana"/>
        </w:rPr>
        <w:lastRenderedPageBreak/>
        <w:t>Dokumentation</w:t>
      </w:r>
      <w:bookmarkEnd w:id="42"/>
    </w:p>
    <w:p w14:paraId="36E9B271" w14:textId="77777777" w:rsidR="00794B3B" w:rsidRPr="000970A0" w:rsidRDefault="00794B3B" w:rsidP="00794B3B">
      <w:pPr>
        <w:pStyle w:val="Listenabsatz"/>
        <w:rPr>
          <w:rFonts w:ascii="Verdana" w:hAnsi="Verdana"/>
        </w:rPr>
      </w:pPr>
    </w:p>
    <w:p w14:paraId="472F8781" w14:textId="31DB1763" w:rsidR="00794B3B" w:rsidRPr="000970A0" w:rsidRDefault="00794B3B" w:rsidP="007C193E">
      <w:pPr>
        <w:pStyle w:val="berschrift3"/>
        <w:numPr>
          <w:ilvl w:val="1"/>
          <w:numId w:val="6"/>
        </w:numPr>
        <w:jc w:val="both"/>
        <w:rPr>
          <w:rFonts w:ascii="Verdana" w:hAnsi="Verdana"/>
        </w:rPr>
      </w:pPr>
      <w:bookmarkStart w:id="43" w:name="_Toc510783472"/>
      <w:r w:rsidRPr="000970A0">
        <w:rPr>
          <w:rFonts w:ascii="Verdana" w:hAnsi="Verdana"/>
        </w:rPr>
        <w:t>Projektdokumentation</w:t>
      </w:r>
      <w:bookmarkEnd w:id="43"/>
    </w:p>
    <w:p w14:paraId="5C93895B" w14:textId="1D63F5D3" w:rsidR="00794B3B" w:rsidRPr="000970A0" w:rsidRDefault="00794B3B" w:rsidP="00040562">
      <w:pPr>
        <w:jc w:val="both"/>
        <w:rPr>
          <w:rFonts w:ascii="Verdana" w:hAnsi="Verdana"/>
        </w:rPr>
      </w:pPr>
      <w:r w:rsidRPr="000970A0">
        <w:rPr>
          <w:rFonts w:ascii="Verdana" w:hAnsi="Verdana"/>
        </w:rPr>
        <w:t>In der Projektdokumentation sind die einzelnen Phasen</w:t>
      </w:r>
      <w:r w:rsidR="00A25762">
        <w:rPr>
          <w:rFonts w:ascii="Verdana" w:hAnsi="Verdana"/>
        </w:rPr>
        <w:t xml:space="preserve"> </w:t>
      </w:r>
      <w:r w:rsidRPr="000970A0">
        <w:rPr>
          <w:rFonts w:ascii="Verdana" w:hAnsi="Verdana"/>
        </w:rPr>
        <w:t>während der Entstehung dieses (Teil-)Projekts ausführlich beschrieben.</w:t>
      </w:r>
    </w:p>
    <w:p w14:paraId="5A789F09" w14:textId="3D1CFB38" w:rsidR="00794B3B" w:rsidRPr="000970A0" w:rsidRDefault="00794B3B" w:rsidP="00040562">
      <w:pPr>
        <w:jc w:val="both"/>
        <w:rPr>
          <w:rFonts w:ascii="Verdana" w:hAnsi="Verdana"/>
        </w:rPr>
      </w:pPr>
    </w:p>
    <w:p w14:paraId="1BDE6D69" w14:textId="7AC0F5F8" w:rsidR="00794B3B" w:rsidRPr="000970A0" w:rsidRDefault="00794B3B" w:rsidP="007C193E">
      <w:pPr>
        <w:pStyle w:val="berschrift3"/>
        <w:numPr>
          <w:ilvl w:val="1"/>
          <w:numId w:val="6"/>
        </w:numPr>
        <w:jc w:val="both"/>
        <w:rPr>
          <w:rFonts w:ascii="Verdana" w:hAnsi="Verdana"/>
        </w:rPr>
      </w:pPr>
      <w:bookmarkStart w:id="44" w:name="_Toc510783473"/>
      <w:r w:rsidRPr="000970A0">
        <w:rPr>
          <w:rFonts w:ascii="Verdana" w:hAnsi="Verdana"/>
        </w:rPr>
        <w:t>Entwicklerdokumentation</w:t>
      </w:r>
      <w:bookmarkEnd w:id="44"/>
    </w:p>
    <w:p w14:paraId="34C9B90B" w14:textId="0A3A6134" w:rsidR="00794B3B" w:rsidRPr="000970A0" w:rsidRDefault="00794B3B" w:rsidP="00040562">
      <w:pPr>
        <w:jc w:val="both"/>
        <w:rPr>
          <w:rFonts w:ascii="Verdana" w:hAnsi="Verdana"/>
        </w:rPr>
      </w:pPr>
      <w:r w:rsidRPr="000970A0">
        <w:rPr>
          <w:rFonts w:ascii="Verdana" w:hAnsi="Verdana"/>
        </w:rPr>
        <w:t>Die Entwicklerdokumentation umfasst alle während dieses Projekts entstandenen bzw. geänderten Dateien</w:t>
      </w:r>
      <w:r w:rsidR="00B57B3C">
        <w:rPr>
          <w:rFonts w:ascii="Verdana" w:hAnsi="Verdana"/>
        </w:rPr>
        <w:t xml:space="preserve"> inklusive</w:t>
      </w:r>
      <w:r w:rsidR="009C32D5">
        <w:rPr>
          <w:rFonts w:ascii="Verdana" w:hAnsi="Verdana"/>
        </w:rPr>
        <w:t xml:space="preserve"> einer</w:t>
      </w:r>
      <w:r w:rsidR="00B57B3C">
        <w:rPr>
          <w:rFonts w:ascii="Verdana" w:hAnsi="Verdana"/>
        </w:rPr>
        <w:t xml:space="preserve"> kurze</w:t>
      </w:r>
      <w:r w:rsidR="009C32D5">
        <w:rPr>
          <w:rFonts w:ascii="Verdana" w:hAnsi="Verdana"/>
        </w:rPr>
        <w:t>n</w:t>
      </w:r>
      <w:r w:rsidR="00B57B3C">
        <w:rPr>
          <w:rFonts w:ascii="Verdana" w:hAnsi="Verdana"/>
        </w:rPr>
        <w:t xml:space="preserve"> Beschreibung der Funktionalität. Auszüge aus dieser Dokumentation</w:t>
      </w:r>
      <w:r w:rsidR="002042D3">
        <w:rPr>
          <w:rFonts w:ascii="Verdana" w:hAnsi="Verdana"/>
        </w:rPr>
        <w:t xml:space="preserve"> sind in den Anhängen </w:t>
      </w:r>
      <w:hyperlink w:anchor="_A4_Quellcode_-" w:history="1">
        <w:r w:rsidR="002042D3" w:rsidRPr="002042D3">
          <w:rPr>
            <w:rStyle w:val="Hyperlink"/>
            <w:rFonts w:ascii="Verdana" w:hAnsi="Verdana"/>
          </w:rPr>
          <w:t>A4</w:t>
        </w:r>
      </w:hyperlink>
      <w:r w:rsidR="002042D3">
        <w:rPr>
          <w:rFonts w:ascii="Verdana" w:hAnsi="Verdana"/>
        </w:rPr>
        <w:t xml:space="preserve"> und </w:t>
      </w:r>
      <w:hyperlink w:anchor="_A5_Migrations-Dateien_–" w:history="1">
        <w:r w:rsidR="002042D3" w:rsidRPr="002042D3">
          <w:rPr>
            <w:rStyle w:val="Hyperlink"/>
            <w:rFonts w:ascii="Verdana" w:hAnsi="Verdana"/>
          </w:rPr>
          <w:t>A5</w:t>
        </w:r>
      </w:hyperlink>
      <w:r w:rsidR="002042D3">
        <w:rPr>
          <w:rFonts w:ascii="Verdana" w:hAnsi="Verdana"/>
        </w:rPr>
        <w:t xml:space="preserve"> hinterlegt.</w:t>
      </w:r>
    </w:p>
    <w:p w14:paraId="41569691" w14:textId="71C79928" w:rsidR="00794B3B" w:rsidRPr="000970A0" w:rsidRDefault="00794B3B" w:rsidP="00040562">
      <w:pPr>
        <w:jc w:val="both"/>
        <w:rPr>
          <w:rFonts w:ascii="Verdana" w:hAnsi="Verdana"/>
        </w:rPr>
      </w:pPr>
    </w:p>
    <w:p w14:paraId="114B904A" w14:textId="7CAFBCC9" w:rsidR="00794B3B" w:rsidRPr="000970A0" w:rsidRDefault="00B57B3C" w:rsidP="007C193E">
      <w:pPr>
        <w:pStyle w:val="berschrift3"/>
        <w:numPr>
          <w:ilvl w:val="1"/>
          <w:numId w:val="6"/>
        </w:numPr>
        <w:jc w:val="both"/>
        <w:rPr>
          <w:rFonts w:ascii="Verdana" w:hAnsi="Verdana"/>
        </w:rPr>
      </w:pPr>
      <w:bookmarkStart w:id="45" w:name="_Toc510783474"/>
      <w:r>
        <w:rPr>
          <w:rFonts w:ascii="Verdana" w:hAnsi="Verdana"/>
        </w:rPr>
        <w:t>Kunden</w:t>
      </w:r>
      <w:r w:rsidR="004F0B36">
        <w:rPr>
          <w:rFonts w:ascii="Verdana" w:hAnsi="Verdana"/>
        </w:rPr>
        <w:t>d</w:t>
      </w:r>
      <w:r>
        <w:rPr>
          <w:rFonts w:ascii="Verdana" w:hAnsi="Verdana"/>
        </w:rPr>
        <w:t>okumentation</w:t>
      </w:r>
      <w:bookmarkEnd w:id="45"/>
    </w:p>
    <w:p w14:paraId="33E084AB" w14:textId="497EEBAD" w:rsidR="00794B3B" w:rsidRPr="000970A0" w:rsidRDefault="005221C4" w:rsidP="00040562">
      <w:pPr>
        <w:jc w:val="both"/>
        <w:rPr>
          <w:rFonts w:ascii="Verdana" w:hAnsi="Verdana"/>
        </w:rPr>
      </w:pPr>
      <w:r w:rsidRPr="000970A0">
        <w:rPr>
          <w:rFonts w:ascii="Verdana" w:hAnsi="Verdana"/>
        </w:rPr>
        <w:t>Die Kundendokumentation beinhaltet eine Funktionsbeschreibung aus Sicht eines Teilnehmers. Eingegangen wird ausschließlich auf den Bereich</w:t>
      </w:r>
      <w:r w:rsidR="00EC079A" w:rsidRPr="000970A0">
        <w:rPr>
          <w:rFonts w:ascii="Verdana" w:hAnsi="Verdana"/>
        </w:rPr>
        <w:t xml:space="preserve">, </w:t>
      </w:r>
      <w:r w:rsidR="000970A0" w:rsidRPr="000970A0">
        <w:rPr>
          <w:rFonts w:ascii="Verdana" w:hAnsi="Verdana"/>
        </w:rPr>
        <w:t>der im Rahmen dieses Projekts entsteht.</w:t>
      </w:r>
      <w:r w:rsidRPr="000970A0">
        <w:rPr>
          <w:rFonts w:ascii="Verdana" w:hAnsi="Verdana"/>
        </w:rPr>
        <w:t xml:space="preserve"> </w:t>
      </w:r>
      <w:r w:rsidR="00B57B3C">
        <w:rPr>
          <w:rFonts w:ascii="Verdana" w:hAnsi="Verdana"/>
        </w:rPr>
        <w:t>Ein Auszug</w:t>
      </w:r>
      <w:r w:rsidR="002042D3">
        <w:rPr>
          <w:rFonts w:ascii="Verdana" w:hAnsi="Verdana"/>
        </w:rPr>
        <w:t xml:space="preserve">, </w:t>
      </w:r>
      <w:r w:rsidR="00DF166D">
        <w:rPr>
          <w:rFonts w:ascii="Verdana" w:hAnsi="Verdana"/>
        </w:rPr>
        <w:t xml:space="preserve">der </w:t>
      </w:r>
      <w:r w:rsidR="002042D3">
        <w:rPr>
          <w:rFonts w:ascii="Verdana" w:hAnsi="Verdana"/>
        </w:rPr>
        <w:t>Bildschirmfotografien der Detail</w:t>
      </w:r>
      <w:r w:rsidR="00DF166D">
        <w:rPr>
          <w:rFonts w:ascii="Verdana" w:hAnsi="Verdana"/>
        </w:rPr>
        <w:t>a</w:t>
      </w:r>
      <w:r w:rsidR="002042D3">
        <w:rPr>
          <w:rFonts w:ascii="Verdana" w:hAnsi="Verdana"/>
        </w:rPr>
        <w:t xml:space="preserve">nsicht aller Auszeichnungen beinhaltet, </w:t>
      </w:r>
      <w:r w:rsidR="00B57B3C">
        <w:rPr>
          <w:rFonts w:ascii="Verdana" w:hAnsi="Verdana"/>
        </w:rPr>
        <w:t xml:space="preserve">ist im Anhang </w:t>
      </w:r>
      <w:hyperlink w:anchor="_A6_Benutzer-Dokumentation_-" w:history="1">
        <w:r w:rsidR="00B57B3C" w:rsidRPr="00B57B3C">
          <w:rPr>
            <w:rStyle w:val="Hyperlink"/>
            <w:rFonts w:ascii="Verdana" w:hAnsi="Verdana"/>
          </w:rPr>
          <w:t>A6</w:t>
        </w:r>
      </w:hyperlink>
      <w:r w:rsidR="00B57B3C">
        <w:rPr>
          <w:rFonts w:ascii="Verdana" w:hAnsi="Verdana"/>
        </w:rPr>
        <w:t xml:space="preserve"> beigefügt. </w:t>
      </w:r>
    </w:p>
    <w:p w14:paraId="2080E253" w14:textId="77777777" w:rsidR="00FC398E" w:rsidRPr="000970A0" w:rsidRDefault="00FC398E" w:rsidP="00040562">
      <w:pPr>
        <w:jc w:val="both"/>
        <w:rPr>
          <w:rFonts w:ascii="Verdana" w:hAnsi="Verdana"/>
        </w:rPr>
      </w:pPr>
      <w:r w:rsidRPr="000970A0">
        <w:rPr>
          <w:rFonts w:ascii="Verdana" w:hAnsi="Verdana"/>
        </w:rPr>
        <w:br w:type="page"/>
      </w:r>
    </w:p>
    <w:p w14:paraId="0B7751A3" w14:textId="2F24DC2F" w:rsidR="009637E7" w:rsidRDefault="009637E7" w:rsidP="00F17717">
      <w:pPr>
        <w:pStyle w:val="berschrift2"/>
        <w:numPr>
          <w:ilvl w:val="0"/>
          <w:numId w:val="7"/>
        </w:numPr>
        <w:jc w:val="both"/>
        <w:rPr>
          <w:rFonts w:ascii="Verdana" w:hAnsi="Verdana"/>
        </w:rPr>
      </w:pPr>
      <w:bookmarkStart w:id="46" w:name="_Fazit"/>
      <w:bookmarkStart w:id="47" w:name="_Toc510783475"/>
      <w:bookmarkEnd w:id="46"/>
      <w:r w:rsidRPr="000970A0">
        <w:rPr>
          <w:rFonts w:ascii="Verdana" w:hAnsi="Verdana"/>
        </w:rPr>
        <w:lastRenderedPageBreak/>
        <w:t>Fazit</w:t>
      </w:r>
      <w:bookmarkEnd w:id="47"/>
    </w:p>
    <w:p w14:paraId="341FBCAF" w14:textId="77777777" w:rsidR="00FD43AB" w:rsidRPr="00FD43AB" w:rsidRDefault="00FD43AB" w:rsidP="00F17717">
      <w:pPr>
        <w:jc w:val="both"/>
      </w:pPr>
    </w:p>
    <w:p w14:paraId="7B8398A0" w14:textId="40965599" w:rsidR="009637E7" w:rsidRDefault="009637E7" w:rsidP="00F17717">
      <w:pPr>
        <w:pStyle w:val="berschrift3"/>
        <w:numPr>
          <w:ilvl w:val="1"/>
          <w:numId w:val="7"/>
        </w:numPr>
        <w:jc w:val="both"/>
        <w:rPr>
          <w:rFonts w:ascii="Verdana" w:hAnsi="Verdana"/>
        </w:rPr>
      </w:pPr>
      <w:bookmarkStart w:id="48" w:name="_Toc510783476"/>
      <w:r w:rsidRPr="000970A0">
        <w:rPr>
          <w:rFonts w:ascii="Verdana" w:hAnsi="Verdana"/>
        </w:rPr>
        <w:t>Abnahme durch die Fachabteilung</w:t>
      </w:r>
      <w:bookmarkEnd w:id="48"/>
    </w:p>
    <w:p w14:paraId="5692D3E6" w14:textId="2524283C" w:rsidR="00FD43AB" w:rsidRDefault="00FD43AB" w:rsidP="00F17717">
      <w:pPr>
        <w:jc w:val="both"/>
        <w:rPr>
          <w:rFonts w:ascii="Verdana" w:hAnsi="Verdana"/>
        </w:rPr>
      </w:pPr>
      <w:r>
        <w:rPr>
          <w:rFonts w:ascii="Verdana" w:hAnsi="Verdana"/>
        </w:rPr>
        <w:t xml:space="preserve">Nach der Fertigstellung des Programms </w:t>
      </w:r>
      <w:r w:rsidR="004E44CC">
        <w:rPr>
          <w:rFonts w:ascii="Verdana" w:hAnsi="Verdana"/>
        </w:rPr>
        <w:t>wurde ein Fachgespräch mit dem verantwortlichen Projekt</w:t>
      </w:r>
      <w:r w:rsidR="00DF166D">
        <w:rPr>
          <w:rFonts w:ascii="Verdana" w:hAnsi="Verdana"/>
        </w:rPr>
        <w:t>t</w:t>
      </w:r>
      <w:r w:rsidR="004E44CC">
        <w:rPr>
          <w:rFonts w:ascii="Verdana" w:hAnsi="Verdana"/>
        </w:rPr>
        <w:t xml:space="preserve">eam geführt. </w:t>
      </w:r>
    </w:p>
    <w:p w14:paraId="02833E18" w14:textId="77285E36" w:rsidR="009637E7" w:rsidRDefault="004E44CC" w:rsidP="00F17717">
      <w:pPr>
        <w:jc w:val="both"/>
        <w:rPr>
          <w:rFonts w:ascii="Verdana" w:hAnsi="Verdana"/>
        </w:rPr>
      </w:pPr>
      <w:r>
        <w:rPr>
          <w:rFonts w:ascii="Verdana" w:hAnsi="Verdana"/>
        </w:rPr>
        <w:t>Die Vorgaben aus dem Pflichtenheft wurden in Gänze umgesetzt und das Teilprojekt wird zu gegebener Zeit dem Gesamt</w:t>
      </w:r>
      <w:r w:rsidR="00DF166D">
        <w:rPr>
          <w:rFonts w:ascii="Verdana" w:hAnsi="Verdana"/>
        </w:rPr>
        <w:t>p</w:t>
      </w:r>
      <w:r>
        <w:rPr>
          <w:rFonts w:ascii="Verdana" w:hAnsi="Verdana"/>
        </w:rPr>
        <w:t xml:space="preserve">rojekt </w:t>
      </w:r>
      <w:r w:rsidRPr="009C32D5">
        <w:rPr>
          <w:rFonts w:ascii="Verdana" w:hAnsi="Verdana"/>
          <w:i/>
        </w:rPr>
        <w:t>LuPto</w:t>
      </w:r>
      <w:r>
        <w:rPr>
          <w:rFonts w:ascii="Verdana" w:hAnsi="Verdana"/>
        </w:rPr>
        <w:t xml:space="preserve"> zugeführt.</w:t>
      </w:r>
    </w:p>
    <w:p w14:paraId="57B8A149" w14:textId="32F7DA80" w:rsidR="00212D3D" w:rsidRDefault="00212D3D" w:rsidP="00F17717">
      <w:pPr>
        <w:jc w:val="both"/>
        <w:rPr>
          <w:rFonts w:ascii="Verdana" w:hAnsi="Verdana"/>
        </w:rPr>
      </w:pPr>
    </w:p>
    <w:p w14:paraId="69862BE0" w14:textId="77777777" w:rsidR="00212D3D" w:rsidRPr="000970A0" w:rsidRDefault="00212D3D" w:rsidP="00F17717">
      <w:pPr>
        <w:jc w:val="both"/>
        <w:rPr>
          <w:rFonts w:ascii="Verdana" w:hAnsi="Verdana"/>
        </w:rPr>
      </w:pPr>
    </w:p>
    <w:p w14:paraId="7FF1DDE1" w14:textId="77777777" w:rsidR="009637E7" w:rsidRPr="000970A0" w:rsidRDefault="009637E7" w:rsidP="00F17717">
      <w:pPr>
        <w:pStyle w:val="berschrift3"/>
        <w:numPr>
          <w:ilvl w:val="1"/>
          <w:numId w:val="7"/>
        </w:numPr>
        <w:jc w:val="both"/>
        <w:rPr>
          <w:rFonts w:ascii="Verdana" w:hAnsi="Verdana"/>
        </w:rPr>
      </w:pPr>
      <w:bookmarkStart w:id="49" w:name="_Toc510783477"/>
      <w:r w:rsidRPr="000970A0">
        <w:rPr>
          <w:rFonts w:ascii="Verdana" w:hAnsi="Verdana"/>
        </w:rPr>
        <w:t>Soll-/Ist-Vergleich</w:t>
      </w:r>
      <w:bookmarkEnd w:id="49"/>
    </w:p>
    <w:p w14:paraId="4E496FDE" w14:textId="65C43064" w:rsidR="00F26068" w:rsidRDefault="00212D3D" w:rsidP="00F17717">
      <w:pPr>
        <w:jc w:val="both"/>
        <w:rPr>
          <w:rFonts w:ascii="Verdana" w:hAnsi="Verdana"/>
        </w:rPr>
      </w:pPr>
      <w:r>
        <w:rPr>
          <w:rFonts w:ascii="Verdana" w:hAnsi="Verdana"/>
        </w:rPr>
        <w:t xml:space="preserve">Unter </w:t>
      </w:r>
      <w:hyperlink w:anchor="_Projektphasen" w:history="1">
        <w:r w:rsidRPr="00212D3D">
          <w:rPr>
            <w:rStyle w:val="Hyperlink"/>
            <w:rFonts w:ascii="Verdana" w:hAnsi="Verdana"/>
          </w:rPr>
          <w:t>Punkt 2.3</w:t>
        </w:r>
      </w:hyperlink>
      <w:r>
        <w:rPr>
          <w:rFonts w:ascii="Verdana" w:hAnsi="Verdana"/>
        </w:rPr>
        <w:t xml:space="preserve"> wurde ein Projektphasenplan erstellt. Diese </w:t>
      </w:r>
      <w:r w:rsidR="00DE2469">
        <w:rPr>
          <w:rFonts w:ascii="Verdana" w:hAnsi="Verdana"/>
        </w:rPr>
        <w:t>Einschätzungen basieren auf Erfahrungswerte</w:t>
      </w:r>
      <w:r w:rsidR="00DF166D">
        <w:rPr>
          <w:rFonts w:ascii="Verdana" w:hAnsi="Verdana"/>
        </w:rPr>
        <w:t>n</w:t>
      </w:r>
      <w:r w:rsidR="00DE2469">
        <w:rPr>
          <w:rFonts w:ascii="Verdana" w:hAnsi="Verdana"/>
        </w:rPr>
        <w:t xml:space="preserve"> des Entwicklers. </w:t>
      </w:r>
    </w:p>
    <w:p w14:paraId="269912DF" w14:textId="24FB65A7" w:rsidR="00212D3D" w:rsidRDefault="00F26068" w:rsidP="00F17717">
      <w:pPr>
        <w:jc w:val="both"/>
        <w:rPr>
          <w:rFonts w:ascii="Verdana" w:hAnsi="Verdana"/>
        </w:rPr>
      </w:pPr>
      <w:r>
        <w:rPr>
          <w:rFonts w:ascii="Verdana" w:hAnsi="Verdana"/>
        </w:rPr>
        <w:t xml:space="preserve">Da diese IHK-Projektarbeit Teil einer Umschulung ist, </w:t>
      </w:r>
      <w:r w:rsidR="00DF166D">
        <w:rPr>
          <w:rFonts w:ascii="Verdana" w:hAnsi="Verdana"/>
        </w:rPr>
        <w:t xml:space="preserve">die </w:t>
      </w:r>
      <w:r>
        <w:rPr>
          <w:rFonts w:ascii="Verdana" w:hAnsi="Verdana"/>
        </w:rPr>
        <w:t xml:space="preserve">in einem Praktikumsbetrieb durchgeführt wird, ist </w:t>
      </w:r>
      <w:r w:rsidR="00E11878">
        <w:rPr>
          <w:rFonts w:ascii="Verdana" w:hAnsi="Verdana"/>
        </w:rPr>
        <w:t xml:space="preserve">sicherlich </w:t>
      </w:r>
      <w:r>
        <w:rPr>
          <w:rFonts w:ascii="Verdana" w:hAnsi="Verdana"/>
        </w:rPr>
        <w:t xml:space="preserve">nachvollziehbar, dass der Verfasser über keinen allzu großen Erfahrungsschatz verfügt. Zwar konnte die Vorgabe </w:t>
      </w:r>
      <w:r w:rsidR="00DF166D">
        <w:rPr>
          <w:rFonts w:ascii="Verdana" w:hAnsi="Verdana"/>
        </w:rPr>
        <w:t xml:space="preserve">von einer Gesamtdauer von </w:t>
      </w:r>
      <w:r>
        <w:rPr>
          <w:rFonts w:ascii="Verdana" w:hAnsi="Verdana"/>
        </w:rPr>
        <w:t xml:space="preserve">70 Stunden eingehalten werden, jedoch war die Aufteilung der Teilaufgaben eine andere. </w:t>
      </w:r>
      <w:r w:rsidR="00C25FC6">
        <w:rPr>
          <w:rFonts w:ascii="Verdana" w:hAnsi="Verdana"/>
        </w:rPr>
        <w:t xml:space="preserve">So hat </w:t>
      </w:r>
      <w:r w:rsidR="00802ADA">
        <w:rPr>
          <w:rFonts w:ascii="Verdana" w:hAnsi="Verdana"/>
        </w:rPr>
        <w:t xml:space="preserve">zum Beispiel </w:t>
      </w:r>
      <w:r w:rsidR="00C25FC6">
        <w:rPr>
          <w:rFonts w:ascii="Verdana" w:hAnsi="Verdana"/>
        </w:rPr>
        <w:t>die Erstellung der Dokumentation ca. 22 Stunden statt der geplanten 1</w:t>
      </w:r>
      <w:r w:rsidR="00802ADA">
        <w:rPr>
          <w:rFonts w:ascii="Verdana" w:hAnsi="Verdana"/>
        </w:rPr>
        <w:t xml:space="preserve">7 Stunden </w:t>
      </w:r>
      <w:r w:rsidR="00C25FC6">
        <w:rPr>
          <w:rFonts w:ascii="Verdana" w:hAnsi="Verdana"/>
        </w:rPr>
        <w:t>in Anspruch g</w:t>
      </w:r>
      <w:r w:rsidR="00802ADA">
        <w:rPr>
          <w:rFonts w:ascii="Verdana" w:hAnsi="Verdana"/>
        </w:rPr>
        <w:t xml:space="preserve">enommen. Im Gegensatz dazu konnte bei der Fehlerbehebung viel Zeit eingespart werden, </w:t>
      </w:r>
      <w:r w:rsidR="00DF166D">
        <w:rPr>
          <w:rFonts w:ascii="Verdana" w:hAnsi="Verdana"/>
        </w:rPr>
        <w:t xml:space="preserve">da </w:t>
      </w:r>
      <w:r w:rsidR="00802ADA">
        <w:rPr>
          <w:rFonts w:ascii="Verdana" w:hAnsi="Verdana"/>
        </w:rPr>
        <w:t xml:space="preserve">die Tests parallel zur Erstellung der Algorithmen durchgeführt wurden. </w:t>
      </w:r>
    </w:p>
    <w:p w14:paraId="4D61F310" w14:textId="14414379" w:rsidR="00802ADA" w:rsidRDefault="00802ADA" w:rsidP="00F17717">
      <w:pPr>
        <w:jc w:val="both"/>
        <w:rPr>
          <w:rFonts w:ascii="Verdana" w:hAnsi="Verdana"/>
        </w:rPr>
      </w:pPr>
      <w:r>
        <w:rPr>
          <w:rFonts w:ascii="Verdana" w:hAnsi="Verdana"/>
        </w:rPr>
        <w:t>Bemerkenswert ist auch die Tatsache, dass die eigentliche Realisierung der Aufgabe nur einen geringen Teil der Projektarbeit ausmacht.</w:t>
      </w:r>
      <w:r w:rsidR="00F17717">
        <w:rPr>
          <w:rFonts w:ascii="Verdana" w:hAnsi="Verdana"/>
        </w:rPr>
        <w:t xml:space="preserve"> Sicher ist der betriebene Aufwand für größere Projekte gerechtfertigt und vereinfacht die Zusammenarbeit mehrerer Kollegen an einem Projekt. Fraglich bleibt jedoch, ob poten</w:t>
      </w:r>
      <w:r w:rsidR="00DF166D">
        <w:rPr>
          <w:rFonts w:ascii="Verdana" w:hAnsi="Verdana"/>
        </w:rPr>
        <w:t>z</w:t>
      </w:r>
      <w:r w:rsidR="00F17717">
        <w:rPr>
          <w:rFonts w:ascii="Verdana" w:hAnsi="Verdana"/>
        </w:rPr>
        <w:t xml:space="preserve">ielle Kunden aus dem Mittelstand bei kleinen Programmieraufgaben durch den verhältnismäßig hohen Zeitaufwand für Dokumentation und den Entwurf von Grafiken </w:t>
      </w:r>
      <w:r w:rsidR="00DF166D">
        <w:rPr>
          <w:rFonts w:ascii="Verdana" w:hAnsi="Verdana"/>
        </w:rPr>
        <w:t xml:space="preserve">sowie </w:t>
      </w:r>
      <w:r w:rsidR="00F17717">
        <w:rPr>
          <w:rFonts w:ascii="Verdana" w:hAnsi="Verdana"/>
        </w:rPr>
        <w:t>den damit verbundenen Kosten nicht eher abgeschreckt werden.</w:t>
      </w:r>
    </w:p>
    <w:p w14:paraId="4DE58789" w14:textId="798D6FFA" w:rsidR="00DE2469" w:rsidRDefault="00DE2469" w:rsidP="00DE2469"/>
    <w:p w14:paraId="420DC886" w14:textId="25D29C84" w:rsidR="00DE2469" w:rsidRDefault="00DE2469" w:rsidP="00DE2469"/>
    <w:p w14:paraId="53181E27" w14:textId="66D235C3" w:rsidR="00073073" w:rsidRPr="000970A0" w:rsidRDefault="009637E7" w:rsidP="009637E7">
      <w:pPr>
        <w:rPr>
          <w:rFonts w:ascii="Verdana" w:hAnsi="Verdana"/>
        </w:rPr>
      </w:pPr>
      <w:r w:rsidRPr="000970A0">
        <w:rPr>
          <w:rFonts w:ascii="Verdana" w:hAnsi="Verdana"/>
        </w:rPr>
        <w:tab/>
      </w:r>
    </w:p>
    <w:p w14:paraId="29655986" w14:textId="77777777" w:rsidR="00073073" w:rsidRPr="000970A0" w:rsidRDefault="00073073">
      <w:pPr>
        <w:rPr>
          <w:rFonts w:ascii="Verdana" w:hAnsi="Verdana"/>
        </w:rPr>
      </w:pPr>
      <w:r w:rsidRPr="000970A0">
        <w:rPr>
          <w:rFonts w:ascii="Verdana" w:hAnsi="Verdana"/>
        </w:rPr>
        <w:br w:type="page"/>
      </w:r>
    </w:p>
    <w:p w14:paraId="5BEE8D64" w14:textId="40D16F5C" w:rsidR="00073073" w:rsidRPr="000970A0" w:rsidRDefault="00D63041" w:rsidP="00D63041">
      <w:pPr>
        <w:pStyle w:val="berschrift1"/>
        <w:numPr>
          <w:ilvl w:val="0"/>
          <w:numId w:val="0"/>
        </w:numPr>
        <w:rPr>
          <w:rFonts w:ascii="Verdana" w:hAnsi="Verdana"/>
        </w:rPr>
      </w:pPr>
      <w:bookmarkStart w:id="50" w:name="_A1_Pflichtenheft_(Auszug)"/>
      <w:bookmarkStart w:id="51" w:name="_Toc510783478"/>
      <w:bookmarkEnd w:id="50"/>
      <w:r>
        <w:rPr>
          <w:rFonts w:ascii="Verdana" w:hAnsi="Verdana"/>
        </w:rPr>
        <w:lastRenderedPageBreak/>
        <w:t xml:space="preserve">A1 </w:t>
      </w:r>
      <w:r w:rsidR="00073073" w:rsidRPr="000970A0">
        <w:rPr>
          <w:rFonts w:ascii="Verdana" w:hAnsi="Verdana"/>
        </w:rPr>
        <w:t>Pflichtenheft (Auszug)</w:t>
      </w:r>
      <w:bookmarkEnd w:id="51"/>
    </w:p>
    <w:p w14:paraId="69B31C5A" w14:textId="6E9416AC" w:rsidR="00073073" w:rsidRDefault="00073073" w:rsidP="00073073">
      <w:pPr>
        <w:rPr>
          <w:rFonts w:ascii="Verdana" w:hAnsi="Verdana"/>
        </w:rPr>
      </w:pPr>
      <w:r w:rsidRPr="000970A0">
        <w:rPr>
          <w:rFonts w:ascii="Verdana" w:hAnsi="Verdana"/>
        </w:rPr>
        <w:t xml:space="preserve">In diesem Auszug aus dem Pflichtenheft wird die Umsetzung der Anforderungen </w:t>
      </w:r>
      <w:r w:rsidR="00232630">
        <w:rPr>
          <w:rFonts w:ascii="Verdana" w:hAnsi="Verdana"/>
        </w:rPr>
        <w:t xml:space="preserve">an das Teilprojekt </w:t>
      </w:r>
      <w:r w:rsidRPr="000970A0">
        <w:rPr>
          <w:rFonts w:ascii="Verdana" w:hAnsi="Verdana"/>
        </w:rPr>
        <w:t>beschrieben:</w:t>
      </w:r>
    </w:p>
    <w:p w14:paraId="17539F89" w14:textId="26C62A09" w:rsidR="00073073" w:rsidRPr="000970A0" w:rsidRDefault="00073073" w:rsidP="007C193E">
      <w:pPr>
        <w:pStyle w:val="Listenabsatz"/>
        <w:numPr>
          <w:ilvl w:val="0"/>
          <w:numId w:val="9"/>
        </w:numPr>
        <w:rPr>
          <w:rFonts w:ascii="Verdana" w:hAnsi="Verdana"/>
        </w:rPr>
      </w:pPr>
      <w:r w:rsidRPr="000970A0">
        <w:rPr>
          <w:rFonts w:ascii="Verdana" w:hAnsi="Verdana"/>
        </w:rPr>
        <w:t>Lobenswertes Lernverhalten bzw. Lernerfolge</w:t>
      </w:r>
      <w:r w:rsidR="00DF166D">
        <w:rPr>
          <w:rFonts w:ascii="Verdana" w:hAnsi="Verdana"/>
        </w:rPr>
        <w:t>,</w:t>
      </w:r>
      <w:r w:rsidR="0081223A">
        <w:rPr>
          <w:rFonts w:ascii="Verdana" w:hAnsi="Verdana"/>
        </w:rPr>
        <w:t xml:space="preserve"> </w:t>
      </w:r>
      <w:r w:rsidR="00DF166D">
        <w:rPr>
          <w:rFonts w:ascii="Verdana" w:hAnsi="Verdana"/>
        </w:rPr>
        <w:t xml:space="preserve">die </w:t>
      </w:r>
      <w:r w:rsidR="0081223A">
        <w:rPr>
          <w:rFonts w:ascii="Verdana" w:hAnsi="Verdana"/>
        </w:rPr>
        <w:t>hervorzuheben sind</w:t>
      </w:r>
      <w:r w:rsidRPr="000970A0">
        <w:rPr>
          <w:rFonts w:ascii="Verdana" w:hAnsi="Verdana"/>
        </w:rPr>
        <w:t>:</w:t>
      </w:r>
    </w:p>
    <w:p w14:paraId="7E1C0164" w14:textId="54B5CB47" w:rsidR="00073073" w:rsidRPr="000970A0" w:rsidRDefault="00DF166D" w:rsidP="007C193E">
      <w:pPr>
        <w:pStyle w:val="Listenabsatz"/>
        <w:numPr>
          <w:ilvl w:val="1"/>
          <w:numId w:val="9"/>
        </w:numPr>
        <w:jc w:val="both"/>
        <w:rPr>
          <w:rFonts w:ascii="Verdana" w:hAnsi="Verdana"/>
        </w:rPr>
      </w:pPr>
      <w:r>
        <w:rPr>
          <w:rFonts w:ascii="Verdana" w:hAnsi="Verdana"/>
        </w:rPr>
        <w:t>E</w:t>
      </w:r>
      <w:r w:rsidR="00073073" w:rsidRPr="000970A0">
        <w:rPr>
          <w:rFonts w:ascii="Verdana" w:hAnsi="Verdana"/>
        </w:rPr>
        <w:t xml:space="preserve">in vollständig ausgefülltes </w:t>
      </w:r>
      <w:r w:rsidR="000705FA">
        <w:rPr>
          <w:rFonts w:ascii="Verdana" w:hAnsi="Verdana"/>
        </w:rPr>
        <w:t>Benutzer</w:t>
      </w:r>
      <w:r>
        <w:rPr>
          <w:rFonts w:ascii="Verdana" w:hAnsi="Verdana"/>
        </w:rPr>
        <w:t>p</w:t>
      </w:r>
      <w:r w:rsidR="00073073" w:rsidRPr="000970A0">
        <w:rPr>
          <w:rFonts w:ascii="Verdana" w:hAnsi="Verdana"/>
        </w:rPr>
        <w:t xml:space="preserve">rofil </w:t>
      </w:r>
    </w:p>
    <w:p w14:paraId="136E4321" w14:textId="5D445282" w:rsidR="00073073" w:rsidRPr="000970A0" w:rsidRDefault="00DF166D" w:rsidP="007C193E">
      <w:pPr>
        <w:pStyle w:val="Listenabsatz"/>
        <w:numPr>
          <w:ilvl w:val="1"/>
          <w:numId w:val="9"/>
        </w:numPr>
        <w:jc w:val="both"/>
        <w:rPr>
          <w:rFonts w:ascii="Verdana" w:hAnsi="Verdana"/>
        </w:rPr>
      </w:pPr>
      <w:r>
        <w:rPr>
          <w:rFonts w:ascii="Verdana" w:hAnsi="Verdana"/>
        </w:rPr>
        <w:t>W</w:t>
      </w:r>
      <w:r w:rsidR="00073073" w:rsidRPr="000970A0">
        <w:rPr>
          <w:rFonts w:ascii="Verdana" w:hAnsi="Verdana"/>
        </w:rPr>
        <w:t>enn erstmalig jede Frage mindestens einmal beantwortet wurde</w:t>
      </w:r>
    </w:p>
    <w:p w14:paraId="08120EC0" w14:textId="205A8A25" w:rsidR="00073073" w:rsidRPr="000970A0" w:rsidRDefault="00B703D7" w:rsidP="007C193E">
      <w:pPr>
        <w:pStyle w:val="Listenabsatz"/>
        <w:numPr>
          <w:ilvl w:val="1"/>
          <w:numId w:val="9"/>
        </w:numPr>
        <w:jc w:val="both"/>
        <w:rPr>
          <w:rFonts w:ascii="Verdana" w:hAnsi="Verdana"/>
        </w:rPr>
      </w:pPr>
      <w:r>
        <w:rPr>
          <w:rFonts w:ascii="Verdana" w:hAnsi="Verdana"/>
        </w:rPr>
        <w:t>W</w:t>
      </w:r>
      <w:r w:rsidR="00073073" w:rsidRPr="000970A0">
        <w:rPr>
          <w:rFonts w:ascii="Verdana" w:hAnsi="Verdana"/>
        </w:rPr>
        <w:t>enn sich erstmalig keine Frage mehr in dem ersten Karteikarten</w:t>
      </w:r>
      <w:r>
        <w:rPr>
          <w:rFonts w:ascii="Verdana" w:hAnsi="Verdana"/>
        </w:rPr>
        <w:t>f</w:t>
      </w:r>
      <w:r w:rsidR="00073073" w:rsidRPr="000970A0">
        <w:rPr>
          <w:rFonts w:ascii="Verdana" w:hAnsi="Verdana"/>
        </w:rPr>
        <w:t>ach befindet</w:t>
      </w:r>
    </w:p>
    <w:p w14:paraId="37CC9359" w14:textId="5E24A4B3" w:rsidR="00073073" w:rsidRPr="000970A0" w:rsidRDefault="00B703D7" w:rsidP="007C193E">
      <w:pPr>
        <w:pStyle w:val="Listenabsatz"/>
        <w:numPr>
          <w:ilvl w:val="1"/>
          <w:numId w:val="9"/>
        </w:numPr>
        <w:jc w:val="both"/>
        <w:rPr>
          <w:rFonts w:ascii="Verdana" w:hAnsi="Verdana"/>
        </w:rPr>
      </w:pPr>
      <w:r>
        <w:rPr>
          <w:rFonts w:ascii="Verdana" w:hAnsi="Verdana"/>
        </w:rPr>
        <w:t>W</w:t>
      </w:r>
      <w:r w:rsidR="00073073" w:rsidRPr="000970A0">
        <w:rPr>
          <w:rFonts w:ascii="Verdana" w:hAnsi="Verdana"/>
        </w:rPr>
        <w:t>enn sich erstmalig keine Frage mehr in dem zweiten Karteikarten</w:t>
      </w:r>
      <w:r>
        <w:rPr>
          <w:rFonts w:ascii="Verdana" w:hAnsi="Verdana"/>
        </w:rPr>
        <w:t>f</w:t>
      </w:r>
      <w:r w:rsidR="00073073" w:rsidRPr="000970A0">
        <w:rPr>
          <w:rFonts w:ascii="Verdana" w:hAnsi="Verdana"/>
        </w:rPr>
        <w:t>ach befindet</w:t>
      </w:r>
    </w:p>
    <w:p w14:paraId="3E3D8EA1" w14:textId="3495C12B" w:rsidR="00073073" w:rsidRPr="000970A0" w:rsidRDefault="00B703D7" w:rsidP="007C193E">
      <w:pPr>
        <w:pStyle w:val="Listenabsatz"/>
        <w:numPr>
          <w:ilvl w:val="1"/>
          <w:numId w:val="9"/>
        </w:numPr>
        <w:jc w:val="both"/>
        <w:rPr>
          <w:rFonts w:ascii="Verdana" w:hAnsi="Verdana"/>
        </w:rPr>
      </w:pPr>
      <w:r>
        <w:rPr>
          <w:rFonts w:ascii="Verdana" w:hAnsi="Verdana"/>
        </w:rPr>
        <w:t>W</w:t>
      </w:r>
      <w:r w:rsidR="00073073" w:rsidRPr="000970A0">
        <w:rPr>
          <w:rFonts w:ascii="Verdana" w:hAnsi="Verdana"/>
        </w:rPr>
        <w:t>enn sich erstmalig keine Frage mehr in dem dritten Karteikarten</w:t>
      </w:r>
      <w:r>
        <w:rPr>
          <w:rFonts w:ascii="Verdana" w:hAnsi="Verdana"/>
        </w:rPr>
        <w:t>f</w:t>
      </w:r>
      <w:r w:rsidR="00073073" w:rsidRPr="000970A0">
        <w:rPr>
          <w:rFonts w:ascii="Verdana" w:hAnsi="Verdana"/>
        </w:rPr>
        <w:t>ach befindet</w:t>
      </w:r>
    </w:p>
    <w:p w14:paraId="5A959366" w14:textId="7020623D" w:rsidR="00073073" w:rsidRPr="000970A0" w:rsidRDefault="00B703D7" w:rsidP="007C193E">
      <w:pPr>
        <w:pStyle w:val="Listenabsatz"/>
        <w:numPr>
          <w:ilvl w:val="1"/>
          <w:numId w:val="9"/>
        </w:numPr>
        <w:jc w:val="both"/>
        <w:rPr>
          <w:rFonts w:ascii="Verdana" w:hAnsi="Verdana"/>
        </w:rPr>
      </w:pPr>
      <w:r>
        <w:rPr>
          <w:rFonts w:ascii="Verdana" w:hAnsi="Verdana"/>
        </w:rPr>
        <w:t>T</w:t>
      </w:r>
      <w:r w:rsidR="00073073" w:rsidRPr="000970A0">
        <w:rPr>
          <w:rFonts w:ascii="Verdana" w:hAnsi="Verdana"/>
        </w:rPr>
        <w:t xml:space="preserve">ägliches Einloggen </w:t>
      </w:r>
      <w:r w:rsidR="002A034D">
        <w:rPr>
          <w:rFonts w:ascii="Verdana" w:hAnsi="Verdana"/>
        </w:rPr>
        <w:t xml:space="preserve">an Werktagen der </w:t>
      </w:r>
      <w:r w:rsidR="00073073" w:rsidRPr="000970A0">
        <w:rPr>
          <w:rFonts w:ascii="Verdana" w:hAnsi="Verdana"/>
        </w:rPr>
        <w:t>Vorwoche – diese Auszeichnung ist temporär und die Bedingung dafür wird bei jeder Überprüfung erneut abgefragt</w:t>
      </w:r>
      <w:r>
        <w:rPr>
          <w:rFonts w:ascii="Verdana" w:hAnsi="Verdana"/>
        </w:rPr>
        <w:t>.</w:t>
      </w:r>
    </w:p>
    <w:p w14:paraId="374492E3" w14:textId="2565B346" w:rsidR="00073073" w:rsidRPr="000970A0" w:rsidRDefault="00B703D7" w:rsidP="007C193E">
      <w:pPr>
        <w:pStyle w:val="Listenabsatz"/>
        <w:numPr>
          <w:ilvl w:val="1"/>
          <w:numId w:val="9"/>
        </w:numPr>
        <w:jc w:val="both"/>
        <w:rPr>
          <w:rFonts w:ascii="Verdana" w:hAnsi="Verdana"/>
        </w:rPr>
      </w:pPr>
      <w:r>
        <w:rPr>
          <w:rFonts w:ascii="Verdana" w:hAnsi="Verdana"/>
        </w:rPr>
        <w:t>D</w:t>
      </w:r>
      <w:r w:rsidR="00073073" w:rsidRPr="000970A0">
        <w:rPr>
          <w:rFonts w:ascii="Verdana" w:hAnsi="Verdana"/>
        </w:rPr>
        <w:t>as Einloggen in das System außerhalb der täglichen Arbeitszeit</w:t>
      </w:r>
    </w:p>
    <w:p w14:paraId="5CC3D858" w14:textId="77777777" w:rsidR="00073073" w:rsidRPr="000970A0" w:rsidRDefault="00073073" w:rsidP="00073073">
      <w:pPr>
        <w:rPr>
          <w:rFonts w:ascii="Verdana" w:hAnsi="Verdana"/>
        </w:rPr>
      </w:pPr>
    </w:p>
    <w:p w14:paraId="604F858D" w14:textId="5480D1EF" w:rsidR="00073073" w:rsidRPr="000970A0" w:rsidRDefault="00073073" w:rsidP="007C193E">
      <w:pPr>
        <w:pStyle w:val="Listenabsatz"/>
        <w:numPr>
          <w:ilvl w:val="0"/>
          <w:numId w:val="9"/>
        </w:numPr>
        <w:rPr>
          <w:rFonts w:ascii="Verdana" w:hAnsi="Verdana"/>
        </w:rPr>
      </w:pPr>
      <w:r w:rsidRPr="000970A0">
        <w:rPr>
          <w:rFonts w:ascii="Verdana" w:hAnsi="Verdana"/>
        </w:rPr>
        <w:t>Anforderungen an die Programmierung</w:t>
      </w:r>
      <w:r w:rsidR="00B703D7">
        <w:rPr>
          <w:rFonts w:ascii="Verdana" w:hAnsi="Verdana"/>
        </w:rPr>
        <w:t>:</w:t>
      </w:r>
    </w:p>
    <w:p w14:paraId="65C36D67" w14:textId="1A52A5F9" w:rsidR="00073073" w:rsidRPr="000970A0" w:rsidRDefault="00073073" w:rsidP="007C193E">
      <w:pPr>
        <w:pStyle w:val="Listenabsatz"/>
        <w:numPr>
          <w:ilvl w:val="1"/>
          <w:numId w:val="9"/>
        </w:numPr>
        <w:jc w:val="both"/>
        <w:rPr>
          <w:rFonts w:ascii="Verdana" w:hAnsi="Verdana"/>
        </w:rPr>
      </w:pPr>
      <w:r w:rsidRPr="000970A0">
        <w:rPr>
          <w:rFonts w:ascii="Verdana" w:hAnsi="Verdana"/>
        </w:rPr>
        <w:t>Bestehende Klassen (z.</w:t>
      </w:r>
      <w:r w:rsidR="00B703D7">
        <w:rPr>
          <w:rFonts w:ascii="Verdana" w:hAnsi="Verdana"/>
        </w:rPr>
        <w:t xml:space="preserve"> </w:t>
      </w:r>
      <w:r w:rsidRPr="000970A0">
        <w:rPr>
          <w:rFonts w:ascii="Verdana" w:hAnsi="Verdana"/>
        </w:rPr>
        <w:t>B. Benutzer) sollen nach Möglichkeit erweitert werden</w:t>
      </w:r>
      <w:r w:rsidR="00B703D7">
        <w:rPr>
          <w:rFonts w:ascii="Verdana" w:hAnsi="Verdana"/>
        </w:rPr>
        <w:t>.</w:t>
      </w:r>
    </w:p>
    <w:p w14:paraId="1548F9F0" w14:textId="6EFC14E9" w:rsidR="00073073" w:rsidRPr="000970A0" w:rsidRDefault="00073073" w:rsidP="007C193E">
      <w:pPr>
        <w:pStyle w:val="Listenabsatz"/>
        <w:numPr>
          <w:ilvl w:val="1"/>
          <w:numId w:val="9"/>
        </w:numPr>
        <w:jc w:val="both"/>
        <w:rPr>
          <w:rFonts w:ascii="Verdana" w:hAnsi="Verdana"/>
        </w:rPr>
      </w:pPr>
      <w:r w:rsidRPr="000970A0">
        <w:rPr>
          <w:rFonts w:ascii="Verdana" w:hAnsi="Verdana"/>
        </w:rPr>
        <w:t>Die Speicherung der Auszeichnungen findet über das Framework statt (keine direkten Einträge in der Datenbank erzeugen, sondern dem bisherigen Paradigma folgen und erzeugte Klassen-Modelle abspeichern).</w:t>
      </w:r>
    </w:p>
    <w:p w14:paraId="2BA926C8" w14:textId="499B5AAC" w:rsidR="00073073" w:rsidRPr="000970A0" w:rsidRDefault="00073073" w:rsidP="002D26DC">
      <w:pPr>
        <w:pStyle w:val="Listenabsatz"/>
        <w:numPr>
          <w:ilvl w:val="1"/>
          <w:numId w:val="9"/>
        </w:numPr>
        <w:jc w:val="both"/>
        <w:rPr>
          <w:rFonts w:ascii="Verdana" w:hAnsi="Verdana"/>
        </w:rPr>
      </w:pPr>
      <w:r w:rsidRPr="000970A0">
        <w:rPr>
          <w:rFonts w:ascii="Verdana" w:hAnsi="Verdana"/>
        </w:rPr>
        <w:t xml:space="preserve">Die Fall-Überprüfungen und das Speichern der </w:t>
      </w:r>
      <w:r w:rsidR="0081223A">
        <w:rPr>
          <w:rFonts w:ascii="Verdana" w:hAnsi="Verdana"/>
        </w:rPr>
        <w:t>E</w:t>
      </w:r>
      <w:r w:rsidRPr="000970A0">
        <w:rPr>
          <w:rFonts w:ascii="Verdana" w:hAnsi="Verdana"/>
        </w:rPr>
        <w:t>rgebnisse finden</w:t>
      </w:r>
      <w:r w:rsidR="002D26DC">
        <w:rPr>
          <w:rFonts w:ascii="Verdana" w:hAnsi="Verdana"/>
        </w:rPr>
        <w:t xml:space="preserve"> nach dem Einloggen des Benutzers </w:t>
      </w:r>
      <w:r w:rsidRPr="000970A0">
        <w:rPr>
          <w:rFonts w:ascii="Verdana" w:hAnsi="Verdana"/>
        </w:rPr>
        <w:t xml:space="preserve">statt. Hierzu soll ein </w:t>
      </w:r>
      <w:r w:rsidRPr="009C32D5">
        <w:rPr>
          <w:rFonts w:ascii="Verdana" w:hAnsi="Verdana"/>
          <w:i/>
        </w:rPr>
        <w:t>Event</w:t>
      </w:r>
      <w:r w:rsidR="00C006AD" w:rsidRPr="009C32D5">
        <w:rPr>
          <w:rFonts w:ascii="Verdana" w:hAnsi="Verdana"/>
          <w:i/>
        </w:rPr>
        <w:t>L</w:t>
      </w:r>
      <w:r w:rsidRPr="009C32D5">
        <w:rPr>
          <w:rFonts w:ascii="Verdana" w:hAnsi="Verdana"/>
          <w:i/>
        </w:rPr>
        <w:t>istener</w:t>
      </w:r>
      <w:r w:rsidRPr="000970A0">
        <w:rPr>
          <w:rFonts w:ascii="Verdana" w:hAnsi="Verdana"/>
        </w:rPr>
        <w:t xml:space="preserve"> angelegt werden</w:t>
      </w:r>
      <w:r w:rsidR="00F9274A">
        <w:rPr>
          <w:rFonts w:ascii="Verdana" w:hAnsi="Verdana"/>
        </w:rPr>
        <w:t>, damit die Prüfung b</w:t>
      </w:r>
      <w:r w:rsidR="002D26DC">
        <w:rPr>
          <w:rFonts w:ascii="Verdana" w:hAnsi="Verdana"/>
        </w:rPr>
        <w:t xml:space="preserve">ei einem </w:t>
      </w:r>
      <w:r w:rsidRPr="000970A0">
        <w:rPr>
          <w:rFonts w:ascii="Verdana" w:hAnsi="Verdana"/>
        </w:rPr>
        <w:t>späteren Betrieb täglich zu einer festen Uhrzeit</w:t>
      </w:r>
      <w:r w:rsidR="002D26DC">
        <w:rPr>
          <w:rFonts w:ascii="Verdana" w:hAnsi="Verdana"/>
        </w:rPr>
        <w:t xml:space="preserve"> stattfinden</w:t>
      </w:r>
      <w:r w:rsidR="00F9274A">
        <w:rPr>
          <w:rFonts w:ascii="Verdana" w:hAnsi="Verdana"/>
        </w:rPr>
        <w:t xml:space="preserve"> kann</w:t>
      </w:r>
      <w:r w:rsidR="0081223A">
        <w:rPr>
          <w:rFonts w:ascii="Verdana" w:hAnsi="Verdana"/>
        </w:rPr>
        <w:t>.</w:t>
      </w:r>
    </w:p>
    <w:p w14:paraId="1341A226" w14:textId="761DFBE1" w:rsidR="00073073" w:rsidRPr="000970A0" w:rsidRDefault="00073073" w:rsidP="002D26DC">
      <w:pPr>
        <w:pStyle w:val="Listenabsatz"/>
        <w:numPr>
          <w:ilvl w:val="1"/>
          <w:numId w:val="9"/>
        </w:numPr>
        <w:jc w:val="both"/>
        <w:rPr>
          <w:rFonts w:ascii="Verdana" w:hAnsi="Verdana"/>
        </w:rPr>
      </w:pPr>
      <w:r w:rsidRPr="000970A0">
        <w:rPr>
          <w:rFonts w:ascii="Verdana" w:hAnsi="Verdana"/>
        </w:rPr>
        <w:t xml:space="preserve">Quelle der zu verwendenden Piktogramme: </w:t>
      </w:r>
      <w:hyperlink r:id="rId27" w:history="1">
        <w:r w:rsidR="002D26DC">
          <w:rPr>
            <w:rStyle w:val="Hyperlink"/>
            <w:rFonts w:ascii="Verdana" w:hAnsi="Verdana"/>
          </w:rPr>
          <w:t>fontawesome.io/icons/</w:t>
        </w:r>
      </w:hyperlink>
    </w:p>
    <w:p w14:paraId="57F636F6" w14:textId="786BF136" w:rsidR="00073073" w:rsidRPr="000970A0" w:rsidRDefault="00073073" w:rsidP="002D26DC">
      <w:pPr>
        <w:pStyle w:val="Listenabsatz"/>
        <w:numPr>
          <w:ilvl w:val="1"/>
          <w:numId w:val="9"/>
        </w:numPr>
        <w:jc w:val="both"/>
        <w:rPr>
          <w:rFonts w:ascii="Verdana" w:hAnsi="Verdana"/>
        </w:rPr>
      </w:pPr>
      <w:r w:rsidRPr="000970A0">
        <w:rPr>
          <w:rFonts w:ascii="Verdana" w:hAnsi="Verdana"/>
        </w:rPr>
        <w:t xml:space="preserve">Darstellung: </w:t>
      </w:r>
      <w:r w:rsidR="00B703D7">
        <w:rPr>
          <w:rFonts w:ascii="Verdana" w:hAnsi="Verdana"/>
        </w:rPr>
        <w:t>D</w:t>
      </w:r>
      <w:r w:rsidRPr="000970A0">
        <w:rPr>
          <w:rFonts w:ascii="Verdana" w:hAnsi="Verdana"/>
        </w:rPr>
        <w:t xml:space="preserve">as Design baut auf </w:t>
      </w:r>
      <w:r w:rsidR="00E11878">
        <w:rPr>
          <w:rFonts w:ascii="Verdana" w:hAnsi="Verdana"/>
        </w:rPr>
        <w:t>schon</w:t>
      </w:r>
      <w:r w:rsidR="00E11878" w:rsidRPr="000970A0">
        <w:rPr>
          <w:rFonts w:ascii="Verdana" w:hAnsi="Verdana"/>
        </w:rPr>
        <w:t xml:space="preserve"> </w:t>
      </w:r>
      <w:r w:rsidRPr="000970A0">
        <w:rPr>
          <w:rFonts w:ascii="Verdana" w:hAnsi="Verdana"/>
        </w:rPr>
        <w:t>bestehenden Inhalte</w:t>
      </w:r>
      <w:r w:rsidR="00B703D7">
        <w:rPr>
          <w:rFonts w:ascii="Verdana" w:hAnsi="Verdana"/>
        </w:rPr>
        <w:t>n</w:t>
      </w:r>
      <w:r w:rsidRPr="000970A0">
        <w:rPr>
          <w:rFonts w:ascii="Verdana" w:hAnsi="Verdana"/>
        </w:rPr>
        <w:t xml:space="preserve"> auf</w:t>
      </w:r>
      <w:r w:rsidR="00B703D7">
        <w:rPr>
          <w:rFonts w:ascii="Verdana" w:hAnsi="Verdana"/>
        </w:rPr>
        <w:t>;</w:t>
      </w:r>
      <w:r w:rsidRPr="000970A0">
        <w:rPr>
          <w:rFonts w:ascii="Verdana" w:hAnsi="Verdana"/>
        </w:rPr>
        <w:t xml:space="preserve"> hierzu sind bereits existierende Klassen erneut zu verwenden</w:t>
      </w:r>
      <w:r w:rsidR="00B703D7">
        <w:rPr>
          <w:rFonts w:ascii="Verdana" w:hAnsi="Verdana"/>
        </w:rPr>
        <w:t>:</w:t>
      </w:r>
    </w:p>
    <w:p w14:paraId="771FD4B1" w14:textId="1B2F8D0E" w:rsidR="004674D8" w:rsidRPr="004674D8" w:rsidRDefault="002A034D" w:rsidP="004674D8">
      <w:pPr>
        <w:pStyle w:val="Beschriftung"/>
        <w:jc w:val="center"/>
        <w:rPr>
          <w:rFonts w:ascii="Verdana" w:hAnsi="Verdana"/>
        </w:rPr>
      </w:pPr>
      <w:r>
        <w:rPr>
          <w:noProof/>
        </w:rPr>
        <w:drawing>
          <wp:inline distT="0" distB="0" distL="0" distR="0" wp14:anchorId="33452F03" wp14:editId="369F131F">
            <wp:extent cx="3140015" cy="2165917"/>
            <wp:effectExtent l="0" t="0" r="381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9996" cy="2186597"/>
                    </a:xfrm>
                    <a:prstGeom prst="rect">
                      <a:avLst/>
                    </a:prstGeom>
                  </pic:spPr>
                </pic:pic>
              </a:graphicData>
            </a:graphic>
          </wp:inline>
        </w:drawing>
      </w:r>
      <w:r w:rsidR="004674D8" w:rsidRPr="004674D8">
        <w:rPr>
          <w:rFonts w:ascii="Verdana" w:hAnsi="Verdana"/>
        </w:rPr>
        <w:t xml:space="preserve"> </w:t>
      </w:r>
      <w:r w:rsidR="004674D8">
        <w:rPr>
          <w:rFonts w:ascii="Verdana" w:hAnsi="Verdana"/>
        </w:rPr>
        <w:t>Abbildung: Design-Beispiel</w:t>
      </w:r>
    </w:p>
    <w:p w14:paraId="0ABCA8D8" w14:textId="36043A23" w:rsidR="000705FA" w:rsidRPr="000970A0" w:rsidRDefault="000705FA" w:rsidP="000705FA">
      <w:pPr>
        <w:pStyle w:val="berschrift1"/>
        <w:numPr>
          <w:ilvl w:val="0"/>
          <w:numId w:val="0"/>
        </w:numPr>
        <w:rPr>
          <w:rFonts w:ascii="Verdana" w:hAnsi="Verdana"/>
        </w:rPr>
      </w:pPr>
      <w:bookmarkStart w:id="52" w:name="_Toc510783479"/>
      <w:r>
        <w:rPr>
          <w:rFonts w:ascii="Verdana" w:hAnsi="Verdana"/>
        </w:rPr>
        <w:lastRenderedPageBreak/>
        <w:t>A2 Datenschutzbestimmungen</w:t>
      </w:r>
      <w:bookmarkEnd w:id="52"/>
    </w:p>
    <w:p w14:paraId="0D7BD9E1" w14:textId="77777777" w:rsidR="00A15F2F" w:rsidRDefault="00A15F2F" w:rsidP="009637E7">
      <w:pPr>
        <w:rPr>
          <w:rFonts w:ascii="Verdana" w:hAnsi="Verdana"/>
        </w:rPr>
      </w:pPr>
    </w:p>
    <w:p w14:paraId="6159701E" w14:textId="20265B74" w:rsidR="000705FA" w:rsidRDefault="00A15F2F" w:rsidP="00A812E5">
      <w:pPr>
        <w:jc w:val="both"/>
        <w:rPr>
          <w:rFonts w:ascii="Verdana" w:hAnsi="Verdana"/>
        </w:rPr>
      </w:pPr>
      <w:r>
        <w:rPr>
          <w:rFonts w:ascii="Verdana" w:hAnsi="Verdana"/>
        </w:rPr>
        <w:t xml:space="preserve">Erst nach einer Lesebestätigung bzw. Einverständniserklärung der Datenschutzbestimmungen kann das </w:t>
      </w:r>
      <w:r w:rsidRPr="009C32D5">
        <w:rPr>
          <w:rFonts w:ascii="Verdana" w:hAnsi="Verdana"/>
          <w:i/>
        </w:rPr>
        <w:t>LuPto</w:t>
      </w:r>
      <w:r>
        <w:rPr>
          <w:rFonts w:ascii="Verdana" w:hAnsi="Verdana"/>
        </w:rPr>
        <w:t xml:space="preserve"> genutzt werden. </w:t>
      </w:r>
      <w:r w:rsidR="00D537EF">
        <w:rPr>
          <w:rFonts w:ascii="Verdana" w:hAnsi="Verdana"/>
        </w:rPr>
        <w:t xml:space="preserve">Die </w:t>
      </w:r>
      <w:r w:rsidR="0052246B">
        <w:rPr>
          <w:rFonts w:ascii="Verdana" w:hAnsi="Verdana"/>
        </w:rPr>
        <w:t>Standard</w:t>
      </w:r>
      <w:r w:rsidR="00B703D7">
        <w:rPr>
          <w:rFonts w:ascii="Verdana" w:hAnsi="Verdana"/>
        </w:rPr>
        <w:t>e</w:t>
      </w:r>
      <w:r w:rsidR="0052246B">
        <w:rPr>
          <w:rFonts w:ascii="Verdana" w:hAnsi="Verdana"/>
        </w:rPr>
        <w:t xml:space="preserve">rklärung der DEKRA Media GmbH ist auch im Internet unter </w:t>
      </w:r>
      <w:hyperlink r:id="rId29" w:history="1">
        <w:r w:rsidR="0052246B" w:rsidRPr="0052246B">
          <w:rPr>
            <w:rStyle w:val="Hyperlink"/>
            <w:rFonts w:ascii="Verdana" w:hAnsi="Verdana"/>
          </w:rPr>
          <w:t>https://www.dekra-safety-web.eu/datenschutz/</w:t>
        </w:r>
      </w:hyperlink>
      <w:r w:rsidR="0052246B">
        <w:rPr>
          <w:rFonts w:ascii="Verdana" w:hAnsi="Verdana"/>
        </w:rPr>
        <w:t xml:space="preserve"> abrufbar</w:t>
      </w:r>
      <w:r w:rsidR="00B703D7">
        <w:rPr>
          <w:rFonts w:ascii="Verdana" w:hAnsi="Verdana"/>
        </w:rPr>
        <w:t>:</w:t>
      </w:r>
    </w:p>
    <w:p w14:paraId="6B69BCF4" w14:textId="77777777" w:rsidR="0052246B" w:rsidRDefault="0052246B" w:rsidP="0052246B">
      <w:pPr>
        <w:pBdr>
          <w:bottom w:val="single" w:sz="4" w:space="1" w:color="auto"/>
        </w:pBdr>
        <w:rPr>
          <w:rFonts w:ascii="Verdana" w:hAnsi="Verdana"/>
        </w:rPr>
      </w:pPr>
    </w:p>
    <w:p w14:paraId="09BDB826" w14:textId="77777777" w:rsidR="00392684" w:rsidRDefault="0052246B" w:rsidP="00392684">
      <w:pPr>
        <w:jc w:val="both"/>
        <w:rPr>
          <w:rFonts w:ascii="Verdana" w:hAnsi="Verdana"/>
          <w:b/>
        </w:rPr>
      </w:pPr>
      <w:r w:rsidRPr="0052246B">
        <w:rPr>
          <w:rFonts w:ascii="Verdana" w:hAnsi="Verdana"/>
          <w:b/>
        </w:rPr>
        <w:t>DEKRA respektiert Ihre Privatsphäre</w:t>
      </w:r>
    </w:p>
    <w:p w14:paraId="317B0CC8" w14:textId="4E4E34E3" w:rsidR="0052246B" w:rsidRPr="0052246B" w:rsidRDefault="0052246B" w:rsidP="00392684">
      <w:pPr>
        <w:jc w:val="both"/>
        <w:rPr>
          <w:rFonts w:ascii="Verdana" w:hAnsi="Verdana"/>
        </w:rPr>
      </w:pPr>
      <w:r w:rsidRPr="0052246B">
        <w:rPr>
          <w:rFonts w:ascii="Verdana" w:hAnsi="Verdana"/>
        </w:rPr>
        <w:t>Der Schutz Ihrer Privatsphäre bei der Verarbeitung der persönlichen Daten sowie die Sicherheit aller Geschäftsdaten ist uns ein wichtiges Anliegen, das wir in unseren Geschäftsprozessen berücksichtigen. Darüber hinaus ist es uns wichtig, dass Sie jederzeit wissen, wann wir welche Daten speichern und wie wir diese verwenden.</w:t>
      </w:r>
    </w:p>
    <w:p w14:paraId="7991F878" w14:textId="77777777" w:rsidR="0052246B" w:rsidRPr="0052246B" w:rsidRDefault="0052246B" w:rsidP="00392684">
      <w:pPr>
        <w:jc w:val="both"/>
        <w:rPr>
          <w:rFonts w:ascii="Verdana" w:hAnsi="Verdana"/>
        </w:rPr>
      </w:pPr>
      <w:r w:rsidRPr="0052246B">
        <w:rPr>
          <w:rFonts w:ascii="Verdana" w:hAnsi="Verdana"/>
        </w:rPr>
        <w:t xml:space="preserve"> </w:t>
      </w:r>
    </w:p>
    <w:p w14:paraId="766A7EA6" w14:textId="77777777" w:rsidR="00392684" w:rsidRDefault="0052246B" w:rsidP="00392684">
      <w:pPr>
        <w:jc w:val="both"/>
        <w:rPr>
          <w:rFonts w:ascii="Verdana" w:hAnsi="Verdana"/>
          <w:b/>
        </w:rPr>
      </w:pPr>
      <w:r w:rsidRPr="0052246B">
        <w:rPr>
          <w:rFonts w:ascii="Verdana" w:hAnsi="Verdana"/>
          <w:b/>
        </w:rPr>
        <w:t>Datenschutz</w:t>
      </w:r>
    </w:p>
    <w:p w14:paraId="1802BF7A" w14:textId="7A8F2570" w:rsidR="0052246B" w:rsidRPr="0052246B" w:rsidRDefault="0052246B" w:rsidP="00392684">
      <w:pPr>
        <w:jc w:val="both"/>
        <w:rPr>
          <w:rFonts w:ascii="Verdana" w:hAnsi="Verdana"/>
        </w:rPr>
      </w:pPr>
      <w:r w:rsidRPr="0052246B">
        <w:rPr>
          <w:rFonts w:ascii="Verdana" w:hAnsi="Verdana"/>
        </w:rPr>
        <w:t>Insbesondere der Schutz personenbezogener Daten wie Name, Adresse, Telefonnummer oder E-Mail-Adresse und der verantwortungsvolle Umgang mit den Informationen, die Sie uns anvertrauen, sind uns wichtig. Dazu gehören auch die Daten, die bei der Internetnutzung im Hintergrund anfallen. Werden Sie auf den einzelnen Web</w:t>
      </w:r>
      <w:r w:rsidR="00C006AD">
        <w:rPr>
          <w:rFonts w:ascii="Verdana" w:hAnsi="Verdana"/>
        </w:rPr>
        <w:t>s</w:t>
      </w:r>
      <w:r w:rsidRPr="0052246B">
        <w:rPr>
          <w:rFonts w:ascii="Verdana" w:hAnsi="Verdana"/>
        </w:rPr>
        <w:t>eiten um die Angabe persönlicher Informationen gebeten, so werden Sie dort über den beabsichtigten Verarbeitungszweck informiert und</w:t>
      </w:r>
      <w:r w:rsidR="00C006AD">
        <w:rPr>
          <w:rFonts w:ascii="Verdana" w:hAnsi="Verdana"/>
        </w:rPr>
        <w:t>,</w:t>
      </w:r>
      <w:r w:rsidRPr="0052246B">
        <w:rPr>
          <w:rFonts w:ascii="Verdana" w:hAnsi="Verdana"/>
        </w:rPr>
        <w:t xml:space="preserve"> falls erforderlich</w:t>
      </w:r>
      <w:r w:rsidR="00C006AD">
        <w:rPr>
          <w:rFonts w:ascii="Verdana" w:hAnsi="Verdana"/>
        </w:rPr>
        <w:t>,</w:t>
      </w:r>
      <w:r w:rsidRPr="0052246B">
        <w:rPr>
          <w:rFonts w:ascii="Verdana" w:hAnsi="Verdana"/>
        </w:rPr>
        <w:t xml:space="preserve"> um Ihre Zustimmung gebeten.</w:t>
      </w:r>
    </w:p>
    <w:p w14:paraId="3C787580" w14:textId="77777777" w:rsidR="0052246B" w:rsidRPr="0052246B" w:rsidRDefault="0052246B" w:rsidP="00392684">
      <w:pPr>
        <w:jc w:val="both"/>
        <w:rPr>
          <w:rFonts w:ascii="Verdana" w:hAnsi="Verdana"/>
        </w:rPr>
      </w:pPr>
    </w:p>
    <w:p w14:paraId="12FE4B38" w14:textId="77777777" w:rsidR="00392684" w:rsidRDefault="0052246B" w:rsidP="00392684">
      <w:pPr>
        <w:jc w:val="both"/>
        <w:rPr>
          <w:rFonts w:ascii="Verdana" w:hAnsi="Verdana"/>
          <w:b/>
        </w:rPr>
      </w:pPr>
      <w:r w:rsidRPr="0052246B">
        <w:rPr>
          <w:rFonts w:ascii="Verdana" w:hAnsi="Verdana"/>
          <w:b/>
        </w:rPr>
        <w:t>Anwendbares Recht</w:t>
      </w:r>
    </w:p>
    <w:p w14:paraId="249CB00D" w14:textId="409852D9" w:rsidR="0052246B" w:rsidRPr="0052246B" w:rsidRDefault="0052246B" w:rsidP="00392684">
      <w:pPr>
        <w:jc w:val="both"/>
        <w:rPr>
          <w:rFonts w:ascii="Verdana" w:hAnsi="Verdana"/>
        </w:rPr>
      </w:pPr>
      <w:r w:rsidRPr="0052246B">
        <w:rPr>
          <w:rFonts w:ascii="Verdana" w:hAnsi="Verdana"/>
        </w:rPr>
        <w:t>DEKRA sichert zu, dass Ihre Angaben entsprechend den geltenden deutschen datenschutzrechtlichen Bestimmungen vertraulich behandelt werden.</w:t>
      </w:r>
    </w:p>
    <w:p w14:paraId="2A1AB884" w14:textId="77777777" w:rsidR="0052246B" w:rsidRPr="0052246B" w:rsidRDefault="0052246B" w:rsidP="00392684">
      <w:pPr>
        <w:jc w:val="both"/>
        <w:rPr>
          <w:rFonts w:ascii="Verdana" w:hAnsi="Verdana"/>
        </w:rPr>
      </w:pPr>
    </w:p>
    <w:p w14:paraId="40F1DCF7" w14:textId="13DA1374" w:rsidR="008C499E" w:rsidRDefault="0052246B" w:rsidP="00392684">
      <w:pPr>
        <w:jc w:val="both"/>
        <w:rPr>
          <w:rFonts w:ascii="Verdana" w:eastAsiaTheme="majorEastAsia" w:hAnsi="Verdana" w:cstheme="majorBidi"/>
          <w:color w:val="2F5496" w:themeColor="accent1" w:themeShade="BF"/>
          <w:sz w:val="32"/>
          <w:szCs w:val="32"/>
        </w:rPr>
      </w:pPr>
      <w:r w:rsidRPr="0052246B">
        <w:rPr>
          <w:rFonts w:ascii="Verdana" w:hAnsi="Verdana"/>
          <w:b/>
        </w:rPr>
        <w:t>Ihr Besuch auf der DEKRA Webseite/Verwendung der Nutzungsdaten</w:t>
      </w:r>
      <w:r w:rsidRPr="0052246B">
        <w:rPr>
          <w:rFonts w:ascii="Verdana" w:hAnsi="Verdana"/>
          <w:b/>
        </w:rPr>
        <w:br/>
      </w:r>
      <w:r w:rsidRPr="0052246B">
        <w:rPr>
          <w:rFonts w:ascii="Verdana" w:hAnsi="Verdana"/>
        </w:rPr>
        <w:t>Auch Ihr Besuch auf unseren Webseiten unterliegt dem Datenschutz. Unsere Webserver speichern standardmäßig den Namen Ihres Internet-Service-Providers, die Webseite</w:t>
      </w:r>
      <w:r w:rsidR="00C006AD">
        <w:rPr>
          <w:rFonts w:ascii="Verdana" w:hAnsi="Verdana"/>
        </w:rPr>
        <w:t>,</w:t>
      </w:r>
      <w:r w:rsidRPr="0052246B">
        <w:rPr>
          <w:rFonts w:ascii="Verdana" w:hAnsi="Verdana"/>
        </w:rPr>
        <w:t xml:space="preserve"> von der aus Sie uns besuchen, die Webseiten, die Sie bei uns besuchen</w:t>
      </w:r>
      <w:r w:rsidR="00C006AD">
        <w:rPr>
          <w:rFonts w:ascii="Verdana" w:hAnsi="Verdana"/>
        </w:rPr>
        <w:t>,</w:t>
      </w:r>
      <w:r w:rsidRPr="0052246B">
        <w:rPr>
          <w:rFonts w:ascii="Verdana" w:hAnsi="Verdana"/>
        </w:rPr>
        <w:t xml:space="preserve"> sowie das Datum und die Dauer des Besuchs. Durch die Aufrufe der Internetseiten erhält DEKRA Nutzungsdaten, die für Sicherungszwecke gespeichert werden. Die Nutzerdaten werden für statistische Zwecke ausgewertet. Die regelmäßige Auswertung der Zugriffsstatistiken </w:t>
      </w:r>
      <w:r w:rsidR="00E11878">
        <w:rPr>
          <w:rFonts w:ascii="Verdana" w:hAnsi="Verdana"/>
        </w:rPr>
        <w:t>der</w:t>
      </w:r>
      <w:r w:rsidRPr="0052246B">
        <w:rPr>
          <w:rFonts w:ascii="Verdana" w:hAnsi="Verdana"/>
        </w:rPr>
        <w:t xml:space="preserve"> Webseiten zeigt die zeitliche Entwicklung der Besucherresonanz sowie den unterschiedlichen Erfolg verschiedener Angebote auf der Webseite auf. Sie ist unter anderem Basis für die Steuerung der weiteren Entwicklung der Internetseite. Eine Weitergabe von Nutzerdaten an Dritte, weder zu kommerziellen noch zu nicht</w:t>
      </w:r>
      <w:r w:rsidR="00C006AD">
        <w:rPr>
          <w:rFonts w:ascii="Verdana" w:hAnsi="Verdana"/>
        </w:rPr>
        <w:t xml:space="preserve"> </w:t>
      </w:r>
      <w:r w:rsidRPr="0052246B">
        <w:rPr>
          <w:rFonts w:ascii="Verdana" w:hAnsi="Verdana"/>
        </w:rPr>
        <w:t>kommerziellen Zwecken, findet nicht statt.</w:t>
      </w:r>
      <w:r w:rsidR="008C499E">
        <w:rPr>
          <w:rFonts w:ascii="Verdana" w:hAnsi="Verdana"/>
        </w:rPr>
        <w:br w:type="page"/>
      </w:r>
    </w:p>
    <w:p w14:paraId="6271EDBC" w14:textId="7A8634C2" w:rsidR="008C499E" w:rsidRPr="000970A0" w:rsidRDefault="008C499E" w:rsidP="008C499E">
      <w:pPr>
        <w:pStyle w:val="berschrift1"/>
        <w:numPr>
          <w:ilvl w:val="0"/>
          <w:numId w:val="0"/>
        </w:numPr>
        <w:rPr>
          <w:rFonts w:ascii="Verdana" w:hAnsi="Verdana"/>
        </w:rPr>
      </w:pPr>
      <w:bookmarkStart w:id="53" w:name="_Toc510783480"/>
      <w:r>
        <w:rPr>
          <w:rFonts w:ascii="Verdana" w:hAnsi="Verdana"/>
        </w:rPr>
        <w:lastRenderedPageBreak/>
        <w:t>A</w:t>
      </w:r>
      <w:r w:rsidR="002042D3">
        <w:rPr>
          <w:rFonts w:ascii="Verdana" w:hAnsi="Verdana"/>
        </w:rPr>
        <w:t>3</w:t>
      </w:r>
      <w:r>
        <w:rPr>
          <w:rFonts w:ascii="Verdana" w:hAnsi="Verdana"/>
        </w:rPr>
        <w:t xml:space="preserve"> </w:t>
      </w:r>
      <w:r w:rsidR="00510A33">
        <w:rPr>
          <w:rFonts w:ascii="Verdana" w:hAnsi="Verdana"/>
        </w:rPr>
        <w:t>Nutzungsbedingungen</w:t>
      </w:r>
      <w:bookmarkEnd w:id="53"/>
    </w:p>
    <w:p w14:paraId="47BA3BE9" w14:textId="4B923BBE" w:rsidR="008C499E" w:rsidRDefault="008C499E" w:rsidP="008C499E">
      <w:pPr>
        <w:rPr>
          <w:rFonts w:ascii="Verdana" w:hAnsi="Verdana"/>
        </w:rPr>
      </w:pPr>
    </w:p>
    <w:p w14:paraId="440AD0A0" w14:textId="4ACD7960" w:rsidR="0052246B" w:rsidRDefault="0052246B" w:rsidP="00EF7409">
      <w:pPr>
        <w:jc w:val="both"/>
        <w:rPr>
          <w:rFonts w:ascii="Verdana" w:hAnsi="Verdana"/>
        </w:rPr>
      </w:pPr>
      <w:r>
        <w:rPr>
          <w:rFonts w:ascii="Verdana" w:hAnsi="Verdana"/>
        </w:rPr>
        <w:t xml:space="preserve">Die Nutzungsbedingungen beziehen sich auf das gesamte Projekt </w:t>
      </w:r>
      <w:r w:rsidRPr="009C32D5">
        <w:rPr>
          <w:rFonts w:ascii="Verdana" w:hAnsi="Verdana"/>
          <w:i/>
        </w:rPr>
        <w:t>LuPto</w:t>
      </w:r>
      <w:r>
        <w:rPr>
          <w:rFonts w:ascii="Verdana" w:hAnsi="Verdana"/>
        </w:rPr>
        <w:t xml:space="preserve"> und befinden sich derzeit noch in der Entwicklung (nicht Bestandteil dieses Teilprojekts). </w:t>
      </w:r>
    </w:p>
    <w:p w14:paraId="249BE878" w14:textId="68E226F7" w:rsidR="0052246B" w:rsidRDefault="0052246B" w:rsidP="00EF7409">
      <w:pPr>
        <w:jc w:val="both"/>
        <w:rPr>
          <w:rFonts w:ascii="Verdana" w:hAnsi="Verdana"/>
        </w:rPr>
      </w:pPr>
      <w:r>
        <w:rPr>
          <w:rFonts w:ascii="Verdana" w:hAnsi="Verdana"/>
        </w:rPr>
        <w:t>Vor dem Gebrauch muss jeder Nutzer der Seite die Nutzungsbedingungen</w:t>
      </w:r>
      <w:r w:rsidR="00EF7409">
        <w:rPr>
          <w:rFonts w:ascii="Verdana" w:hAnsi="Verdana"/>
        </w:rPr>
        <w:t xml:space="preserve"> bestätigen. </w:t>
      </w:r>
    </w:p>
    <w:p w14:paraId="46FDC7D1" w14:textId="2CF6BBB9" w:rsidR="00EF7409" w:rsidRDefault="00EF7409" w:rsidP="00EF7409">
      <w:pPr>
        <w:jc w:val="both"/>
        <w:rPr>
          <w:rFonts w:ascii="Verdana" w:hAnsi="Verdana"/>
        </w:rPr>
      </w:pPr>
      <w:r>
        <w:rPr>
          <w:rFonts w:ascii="Verdana" w:hAnsi="Verdana"/>
        </w:rPr>
        <w:t>In diesen Bedingungen wird ausdrücklich darauf hingewiesen, dass sämtliche personenbezogenen Daten gesammelt und ausgewertet werden. Insbesondere die Log</w:t>
      </w:r>
      <w:r w:rsidR="00E11878">
        <w:rPr>
          <w:rFonts w:ascii="Verdana" w:hAnsi="Verdana"/>
        </w:rPr>
        <w:t>-</w:t>
      </w:r>
      <w:r>
        <w:rPr>
          <w:rFonts w:ascii="Verdana" w:hAnsi="Verdana"/>
        </w:rPr>
        <w:t>in-Zeiten</w:t>
      </w:r>
      <w:r w:rsidR="004119D3">
        <w:rPr>
          <w:rFonts w:ascii="Verdana" w:hAnsi="Verdana"/>
        </w:rPr>
        <w:t>, sensible Daten wie das Lernverhalten und der aktuelle Wissensstand</w:t>
      </w:r>
      <w:r>
        <w:rPr>
          <w:rFonts w:ascii="Verdana" w:hAnsi="Verdana"/>
        </w:rPr>
        <w:t xml:space="preserve"> werden protokolliert</w:t>
      </w:r>
      <w:r w:rsidR="00C006AD">
        <w:rPr>
          <w:rFonts w:ascii="Verdana" w:hAnsi="Verdana"/>
        </w:rPr>
        <w:t>;</w:t>
      </w:r>
      <w:r>
        <w:rPr>
          <w:rFonts w:ascii="Verdana" w:hAnsi="Verdana"/>
        </w:rPr>
        <w:t xml:space="preserve"> </w:t>
      </w:r>
      <w:r w:rsidR="00C006AD">
        <w:rPr>
          <w:rFonts w:ascii="Verdana" w:hAnsi="Verdana"/>
        </w:rPr>
        <w:t xml:space="preserve">sie </w:t>
      </w:r>
      <w:r>
        <w:rPr>
          <w:rFonts w:ascii="Verdana" w:hAnsi="Verdana"/>
        </w:rPr>
        <w:t xml:space="preserve">stehen </w:t>
      </w:r>
      <w:r w:rsidR="00C006AD">
        <w:rPr>
          <w:rFonts w:ascii="Verdana" w:hAnsi="Verdana"/>
        </w:rPr>
        <w:t xml:space="preserve">jedoch </w:t>
      </w:r>
      <w:r w:rsidR="004119D3">
        <w:rPr>
          <w:rFonts w:ascii="Verdana" w:hAnsi="Verdana"/>
        </w:rPr>
        <w:t xml:space="preserve">nur dem zugewiesenen </w:t>
      </w:r>
      <w:r>
        <w:rPr>
          <w:rFonts w:ascii="Verdana" w:hAnsi="Verdana"/>
        </w:rPr>
        <w:t>Trainer</w:t>
      </w:r>
      <w:r w:rsidR="00C006AD">
        <w:rPr>
          <w:rFonts w:ascii="Verdana" w:hAnsi="Verdana"/>
        </w:rPr>
        <w:t xml:space="preserve"> und</w:t>
      </w:r>
      <w:r w:rsidR="004119D3">
        <w:rPr>
          <w:rFonts w:ascii="Verdana" w:hAnsi="Verdana"/>
        </w:rPr>
        <w:t xml:space="preserve"> keiner anderen Person </w:t>
      </w:r>
      <w:r>
        <w:rPr>
          <w:rFonts w:ascii="Verdana" w:hAnsi="Verdana"/>
        </w:rPr>
        <w:t xml:space="preserve">zur Verfügung. </w:t>
      </w:r>
    </w:p>
    <w:p w14:paraId="2FE6CEE6" w14:textId="108C7BFB" w:rsidR="00EF7409" w:rsidRDefault="00EF7409" w:rsidP="00EF7409">
      <w:pPr>
        <w:jc w:val="both"/>
        <w:rPr>
          <w:rFonts w:ascii="Verdana" w:hAnsi="Verdana"/>
        </w:rPr>
      </w:pPr>
      <w:r>
        <w:rPr>
          <w:rFonts w:ascii="Verdana" w:hAnsi="Verdana"/>
        </w:rPr>
        <w:t xml:space="preserve">Die Teilnahme an diesem Programm ist absolut freiwillig und dient ausschließlich </w:t>
      </w:r>
      <w:r w:rsidR="00E11878">
        <w:rPr>
          <w:rFonts w:ascii="Verdana" w:hAnsi="Verdana"/>
        </w:rPr>
        <w:t xml:space="preserve">der </w:t>
      </w:r>
      <w:r>
        <w:rPr>
          <w:rFonts w:ascii="Verdana" w:hAnsi="Verdana"/>
        </w:rPr>
        <w:t xml:space="preserve">Unterstützung der Auszubildenden. </w:t>
      </w:r>
    </w:p>
    <w:p w14:paraId="64CC327F" w14:textId="77777777" w:rsidR="00E86A13" w:rsidRDefault="00E86A13" w:rsidP="00EF7409">
      <w:pPr>
        <w:jc w:val="both"/>
        <w:rPr>
          <w:rFonts w:ascii="Verdana" w:eastAsiaTheme="majorEastAsia" w:hAnsi="Verdana" w:cstheme="majorBidi"/>
          <w:color w:val="2F5496" w:themeColor="accent1" w:themeShade="BF"/>
          <w:sz w:val="32"/>
          <w:szCs w:val="32"/>
        </w:rPr>
      </w:pPr>
      <w:r>
        <w:rPr>
          <w:rFonts w:ascii="Verdana" w:hAnsi="Verdana"/>
        </w:rPr>
        <w:br w:type="page"/>
      </w:r>
    </w:p>
    <w:p w14:paraId="2A0B20B1" w14:textId="787D0281" w:rsidR="00E86A13" w:rsidRDefault="00E86A13" w:rsidP="00E86A13">
      <w:pPr>
        <w:pStyle w:val="berschrift1"/>
        <w:numPr>
          <w:ilvl w:val="0"/>
          <w:numId w:val="0"/>
        </w:numPr>
        <w:rPr>
          <w:rFonts w:ascii="Verdana" w:hAnsi="Verdana"/>
        </w:rPr>
      </w:pPr>
      <w:bookmarkStart w:id="54" w:name="_A4_Quellcode_-"/>
      <w:bookmarkStart w:id="55" w:name="_Toc510783481"/>
      <w:bookmarkEnd w:id="54"/>
      <w:r>
        <w:rPr>
          <w:rFonts w:ascii="Verdana" w:hAnsi="Verdana"/>
        </w:rPr>
        <w:lastRenderedPageBreak/>
        <w:t>A</w:t>
      </w:r>
      <w:r w:rsidR="002042D3">
        <w:rPr>
          <w:rFonts w:ascii="Verdana" w:hAnsi="Verdana"/>
        </w:rPr>
        <w:t>4</w:t>
      </w:r>
      <w:r>
        <w:rPr>
          <w:rFonts w:ascii="Verdana" w:hAnsi="Verdana"/>
        </w:rPr>
        <w:t xml:space="preserve"> Quellcode </w:t>
      </w:r>
      <w:r w:rsidR="00A30601" w:rsidRPr="00597656">
        <w:rPr>
          <w:rFonts w:ascii="Verdana" w:hAnsi="Verdana"/>
        </w:rPr>
        <w:t>−</w:t>
      </w:r>
      <w:r>
        <w:rPr>
          <w:rFonts w:ascii="Verdana" w:hAnsi="Verdana"/>
        </w:rPr>
        <w:t xml:space="preserve"> Auszug</w:t>
      </w:r>
      <w:bookmarkEnd w:id="55"/>
    </w:p>
    <w:p w14:paraId="115DDAC4" w14:textId="7018A643" w:rsidR="0056251A" w:rsidRDefault="0056251A" w:rsidP="008C499E"/>
    <w:p w14:paraId="67C389E2" w14:textId="667688B7" w:rsidR="0027701E" w:rsidRDefault="0040134C" w:rsidP="00597656">
      <w:pPr>
        <w:autoSpaceDE w:val="0"/>
        <w:autoSpaceDN w:val="0"/>
        <w:adjustRightInd w:val="0"/>
        <w:spacing w:after="0" w:line="240" w:lineRule="auto"/>
        <w:rPr>
          <w:rFonts w:ascii="Verdana" w:hAnsi="Verdana"/>
        </w:rPr>
      </w:pPr>
      <w:r w:rsidRPr="0040134C">
        <w:rPr>
          <w:rFonts w:ascii="Verdana" w:hAnsi="Verdana"/>
        </w:rPr>
        <w:t>c:\laragon\www\lupto\routes\web.php</w:t>
      </w:r>
      <w:r w:rsidR="00597656">
        <w:rPr>
          <w:rFonts w:ascii="Verdana" w:hAnsi="Verdana"/>
        </w:rPr>
        <w:t xml:space="preserve">  </w:t>
      </w:r>
      <w:r w:rsidRPr="00597656">
        <w:rPr>
          <w:rFonts w:ascii="Verdana" w:hAnsi="Verdana"/>
        </w:rPr>
        <w:t xml:space="preserve"> </w:t>
      </w:r>
      <w:r w:rsidR="00597656">
        <w:rPr>
          <w:rFonts w:ascii="Segoe UI Symbol" w:hAnsi="Segoe UI Symbol" w:cs="Segoe UI Symbol"/>
          <w:sz w:val="21"/>
          <w:szCs w:val="21"/>
        </w:rPr>
        <w:t>➜</w:t>
      </w:r>
      <w:r w:rsidR="00597656" w:rsidRPr="00597656">
        <w:rPr>
          <w:rStyle w:val="Kommentarzeichen"/>
          <w:sz w:val="22"/>
          <w:szCs w:val="22"/>
        </w:rPr>
        <w:t xml:space="preserve"> </w:t>
      </w:r>
      <w:r w:rsidR="00597656">
        <w:rPr>
          <w:rStyle w:val="Kommentarzeichen"/>
          <w:sz w:val="22"/>
          <w:szCs w:val="22"/>
        </w:rPr>
        <w:t xml:space="preserve">  </w:t>
      </w:r>
      <w:r w:rsidR="00597656">
        <w:rPr>
          <w:rFonts w:ascii="Verdana" w:hAnsi="Verdana"/>
        </w:rPr>
        <w:t>wu</w:t>
      </w:r>
      <w:r w:rsidR="0027701E">
        <w:rPr>
          <w:rFonts w:ascii="Verdana" w:hAnsi="Verdana"/>
        </w:rPr>
        <w:t>rde ergänzt</w:t>
      </w:r>
    </w:p>
    <w:p w14:paraId="01B4F64C" w14:textId="6ED60326" w:rsidR="0040134C" w:rsidRDefault="0040134C" w:rsidP="0027701E">
      <w:pPr>
        <w:jc w:val="both"/>
        <w:rPr>
          <w:rFonts w:ascii="Verdana" w:hAnsi="Verdana"/>
        </w:rPr>
      </w:pPr>
      <w:r>
        <w:rPr>
          <w:rFonts w:ascii="Verdana" w:hAnsi="Verdana"/>
        </w:rPr>
        <w:t>Hier werden die Weblinks aus der Browser-Adressleiste abgefangen und verarbeitet, d.</w:t>
      </w:r>
      <w:r w:rsidR="00A30601">
        <w:rPr>
          <w:rFonts w:ascii="Verdana" w:hAnsi="Verdana"/>
        </w:rPr>
        <w:t xml:space="preserve"> </w:t>
      </w:r>
      <w:r>
        <w:rPr>
          <w:rFonts w:ascii="Verdana" w:hAnsi="Verdana"/>
        </w:rPr>
        <w:t>h.</w:t>
      </w:r>
      <w:r w:rsidR="00A30601">
        <w:rPr>
          <w:rFonts w:ascii="Verdana" w:hAnsi="Verdana"/>
        </w:rPr>
        <w:t>,</w:t>
      </w:r>
      <w:r>
        <w:rPr>
          <w:rFonts w:ascii="Verdana" w:hAnsi="Verdana"/>
        </w:rPr>
        <w:t xml:space="preserve"> es wird die zugehörige Controller-Funktion aufgerufen</w:t>
      </w:r>
      <w:r w:rsidR="00A30601">
        <w:rPr>
          <w:rFonts w:ascii="Verdana" w:hAnsi="Verdana"/>
        </w:rPr>
        <w:t>:</w:t>
      </w:r>
    </w:p>
    <w:p w14:paraId="2D6082E8" w14:textId="30513333" w:rsidR="0027701E" w:rsidRDefault="0027701E" w:rsidP="0040134C">
      <w:pPr>
        <w:shd w:val="clear" w:color="auto" w:fill="C0C0C0"/>
        <w:spacing w:after="0" w:line="240" w:lineRule="auto"/>
        <w:rPr>
          <w:rFonts w:ascii="Consolas" w:eastAsia="Times New Roman" w:hAnsi="Consolas" w:cs="Times New Roman"/>
          <w:color w:val="008000"/>
          <w:sz w:val="20"/>
          <w:szCs w:val="20"/>
          <w:lang w:eastAsia="de-DE"/>
        </w:rPr>
      </w:pPr>
      <w:r>
        <w:rPr>
          <w:rFonts w:ascii="Consolas" w:eastAsia="Times New Roman" w:hAnsi="Consolas" w:cs="Times New Roman"/>
          <w:color w:val="008000"/>
          <w:sz w:val="20"/>
          <w:szCs w:val="20"/>
          <w:lang w:eastAsia="de-DE"/>
        </w:rPr>
        <w:t>…</w:t>
      </w:r>
    </w:p>
    <w:p w14:paraId="36260451" w14:textId="77777777" w:rsidR="0027701E" w:rsidRDefault="0027701E" w:rsidP="0040134C">
      <w:pPr>
        <w:shd w:val="clear" w:color="auto" w:fill="C0C0C0"/>
        <w:spacing w:after="0" w:line="240" w:lineRule="auto"/>
        <w:rPr>
          <w:rFonts w:ascii="Consolas" w:eastAsia="Times New Roman" w:hAnsi="Consolas" w:cs="Times New Roman"/>
          <w:color w:val="008000"/>
          <w:sz w:val="20"/>
          <w:szCs w:val="20"/>
          <w:lang w:eastAsia="de-DE"/>
        </w:rPr>
      </w:pPr>
    </w:p>
    <w:p w14:paraId="26BED047" w14:textId="3B119A7D"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w:t>
      </w:r>
    </w:p>
    <w:p w14:paraId="0148E88C"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Trophy Routes</w:t>
      </w:r>
    </w:p>
    <w:p w14:paraId="650DF18A"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w:t>
      </w:r>
    </w:p>
    <w:p w14:paraId="62F81B31"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0000"/>
          <w:sz w:val="20"/>
          <w:szCs w:val="20"/>
          <w:lang w:eastAsia="de-DE"/>
        </w:rPr>
        <w:t>Route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get</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'trophy'</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'TrophyController@index'</w:t>
      </w:r>
      <w:r w:rsidRPr="0040134C">
        <w:rPr>
          <w:rFonts w:ascii="Consolas" w:eastAsia="Times New Roman" w:hAnsi="Consolas" w:cs="Times New Roman"/>
          <w:color w:val="8000FF"/>
          <w:sz w:val="20"/>
          <w:szCs w:val="20"/>
          <w:lang w:eastAsia="de-DE"/>
        </w:rPr>
        <w:t>)-&gt;</w:t>
      </w:r>
      <w:r w:rsidRPr="0040134C">
        <w:rPr>
          <w:rFonts w:ascii="Consolas" w:eastAsia="Times New Roman" w:hAnsi="Consolas" w:cs="Times New Roman"/>
          <w:color w:val="000000"/>
          <w:sz w:val="20"/>
          <w:szCs w:val="20"/>
          <w:lang w:eastAsia="de-DE"/>
        </w:rPr>
        <w:t>name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'trophy.index'</w:t>
      </w:r>
      <w:r w:rsidRPr="0040134C">
        <w:rPr>
          <w:rFonts w:ascii="Consolas" w:eastAsia="Times New Roman" w:hAnsi="Consolas" w:cs="Times New Roman"/>
          <w:color w:val="8000FF"/>
          <w:sz w:val="20"/>
          <w:szCs w:val="20"/>
          <w:lang w:eastAsia="de-DE"/>
        </w:rPr>
        <w:t>);</w:t>
      </w:r>
    </w:p>
    <w:p w14:paraId="633806DB"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0000"/>
          <w:sz w:val="20"/>
          <w:szCs w:val="20"/>
          <w:lang w:eastAsia="de-DE"/>
        </w:rPr>
        <w:t>Route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get</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'trophy/{award}'</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'TrophyController@details'</w:t>
      </w:r>
      <w:r w:rsidRPr="0040134C">
        <w:rPr>
          <w:rFonts w:ascii="Consolas" w:eastAsia="Times New Roman" w:hAnsi="Consolas" w:cs="Times New Roman"/>
          <w:color w:val="8000FF"/>
          <w:sz w:val="20"/>
          <w:szCs w:val="20"/>
          <w:lang w:eastAsia="de-DE"/>
        </w:rPr>
        <w:t>)-&gt;</w:t>
      </w:r>
      <w:r w:rsidRPr="0040134C">
        <w:rPr>
          <w:rFonts w:ascii="Consolas" w:eastAsia="Times New Roman" w:hAnsi="Consolas" w:cs="Times New Roman"/>
          <w:color w:val="000000"/>
          <w:sz w:val="20"/>
          <w:szCs w:val="20"/>
          <w:lang w:eastAsia="de-DE"/>
        </w:rPr>
        <w:t>name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'trophy.details'</w:t>
      </w:r>
      <w:r w:rsidRPr="0040134C">
        <w:rPr>
          <w:rFonts w:ascii="Consolas" w:eastAsia="Times New Roman" w:hAnsi="Consolas" w:cs="Times New Roman"/>
          <w:color w:val="8000FF"/>
          <w:sz w:val="20"/>
          <w:szCs w:val="20"/>
          <w:lang w:eastAsia="de-DE"/>
        </w:rPr>
        <w:t>)-&gt;</w:t>
      </w:r>
      <w:r w:rsidRPr="0040134C">
        <w:rPr>
          <w:rFonts w:ascii="Consolas" w:eastAsia="Times New Roman" w:hAnsi="Consolas" w:cs="Times New Roman"/>
          <w:color w:val="000000"/>
          <w:sz w:val="20"/>
          <w:szCs w:val="20"/>
          <w:lang w:eastAsia="de-DE"/>
        </w:rPr>
        <w:t>middleware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'setredirect:modal.unauthenticated'</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'role:trainee'</w:t>
      </w:r>
      <w:r w:rsidRPr="0040134C">
        <w:rPr>
          <w:rFonts w:ascii="Consolas" w:eastAsia="Times New Roman" w:hAnsi="Consolas" w:cs="Times New Roman"/>
          <w:color w:val="8000FF"/>
          <w:sz w:val="20"/>
          <w:szCs w:val="20"/>
          <w:lang w:eastAsia="de-DE"/>
        </w:rPr>
        <w:t>]);;</w:t>
      </w:r>
    </w:p>
    <w:p w14:paraId="3AED5F36" w14:textId="77777777" w:rsidR="0027701E" w:rsidRDefault="0027701E" w:rsidP="0040134C">
      <w:pPr>
        <w:shd w:val="clear" w:color="auto" w:fill="C0C0C0"/>
        <w:spacing w:after="0" w:line="240" w:lineRule="auto"/>
        <w:rPr>
          <w:rFonts w:ascii="Consolas" w:eastAsia="Times New Roman" w:hAnsi="Consolas" w:cs="Times New Roman"/>
          <w:color w:val="000000"/>
          <w:sz w:val="20"/>
          <w:szCs w:val="20"/>
          <w:lang w:eastAsia="de-DE"/>
        </w:rPr>
      </w:pPr>
    </w:p>
    <w:p w14:paraId="776BFA83" w14:textId="6B807AA1" w:rsidR="0040134C" w:rsidRPr="0040134C" w:rsidRDefault="0027701E" w:rsidP="0040134C">
      <w:pPr>
        <w:shd w:val="clear" w:color="auto" w:fill="C0C0C0"/>
        <w:spacing w:after="0" w:line="240" w:lineRule="auto"/>
        <w:rPr>
          <w:rFonts w:ascii="Consolas" w:eastAsia="Times New Roman" w:hAnsi="Consolas" w:cs="Times New Roman"/>
          <w:color w:val="000000"/>
          <w:sz w:val="20"/>
          <w:szCs w:val="20"/>
          <w:lang w:eastAsia="de-DE"/>
        </w:rPr>
      </w:pPr>
      <w:r>
        <w:rPr>
          <w:rFonts w:ascii="Consolas" w:eastAsia="Times New Roman" w:hAnsi="Consolas" w:cs="Times New Roman"/>
          <w:color w:val="000000"/>
          <w:sz w:val="20"/>
          <w:szCs w:val="20"/>
          <w:lang w:eastAsia="de-DE"/>
        </w:rPr>
        <w:t>…</w:t>
      </w:r>
    </w:p>
    <w:p w14:paraId="04ADACCE" w14:textId="3F6A63AC" w:rsidR="0040134C" w:rsidRDefault="0040134C" w:rsidP="0040134C">
      <w:pPr>
        <w:rPr>
          <w:rFonts w:ascii="Verdana" w:hAnsi="Verdana"/>
        </w:rPr>
      </w:pPr>
    </w:p>
    <w:p w14:paraId="6F7E9B24" w14:textId="3421BE85" w:rsidR="0027701E" w:rsidRDefault="0027701E" w:rsidP="0040134C">
      <w:pPr>
        <w:rPr>
          <w:rFonts w:ascii="Verdana" w:hAnsi="Verdana"/>
        </w:rPr>
      </w:pPr>
    </w:p>
    <w:p w14:paraId="0D96B668" w14:textId="1583846D" w:rsidR="00E302F9" w:rsidRDefault="00E302F9" w:rsidP="0040134C">
      <w:pPr>
        <w:rPr>
          <w:rFonts w:ascii="Verdana" w:hAnsi="Verdana"/>
        </w:rPr>
      </w:pPr>
      <w:r w:rsidRPr="00E302F9">
        <w:rPr>
          <w:rFonts w:ascii="Verdana" w:hAnsi="Verdana"/>
        </w:rPr>
        <w:t>c:\laragon\www\lupto\app\Http\Controllers\TrophyController.php</w:t>
      </w:r>
    </w:p>
    <w:p w14:paraId="717C0995" w14:textId="6C67C865" w:rsidR="00574A00" w:rsidRDefault="00574A00" w:rsidP="0040134C">
      <w:pPr>
        <w:rPr>
          <w:rFonts w:ascii="Verdana" w:hAnsi="Verdana"/>
        </w:rPr>
      </w:pPr>
      <w:r>
        <w:rPr>
          <w:rFonts w:ascii="Verdana" w:hAnsi="Verdana"/>
        </w:rPr>
        <w:t>Der Controller ist für die Steuerung des Programms zuständig. In diesem Fall werden die nötigen Daten gesammelt und an die Ausgabe weitergeleitet</w:t>
      </w:r>
      <w:r w:rsidR="00A30601">
        <w:rPr>
          <w:rFonts w:ascii="Verdana" w:hAnsi="Verdana"/>
        </w:rPr>
        <w:t>:</w:t>
      </w:r>
    </w:p>
    <w:p w14:paraId="03DDC099"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FF0000"/>
          <w:sz w:val="20"/>
          <w:szCs w:val="20"/>
          <w:lang w:eastAsia="de-DE"/>
        </w:rPr>
        <w:t>&lt;?php</w:t>
      </w:r>
    </w:p>
    <w:p w14:paraId="6D326DF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42B0B7E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namespace</w:t>
      </w:r>
      <w:r w:rsidRPr="00FD4CD1">
        <w:rPr>
          <w:rFonts w:ascii="Consolas" w:eastAsia="Times New Roman" w:hAnsi="Consolas" w:cs="Times New Roman"/>
          <w:color w:val="000000"/>
          <w:sz w:val="20"/>
          <w:szCs w:val="20"/>
          <w:lang w:eastAsia="de-DE"/>
        </w:rPr>
        <w:t xml:space="preserve"> App\Http\Controllers</w:t>
      </w:r>
      <w:r w:rsidRPr="00FD4CD1">
        <w:rPr>
          <w:rFonts w:ascii="Consolas" w:eastAsia="Times New Roman" w:hAnsi="Consolas" w:cs="Times New Roman"/>
          <w:color w:val="8000FF"/>
          <w:sz w:val="20"/>
          <w:szCs w:val="20"/>
          <w:lang w:eastAsia="de-DE"/>
        </w:rPr>
        <w:t>;</w:t>
      </w:r>
    </w:p>
    <w:p w14:paraId="108AFA00"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3EA57B83"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use</w:t>
      </w:r>
      <w:r w:rsidRPr="00FD4CD1">
        <w:rPr>
          <w:rFonts w:ascii="Consolas" w:eastAsia="Times New Roman" w:hAnsi="Consolas" w:cs="Times New Roman"/>
          <w:color w:val="000000"/>
          <w:sz w:val="20"/>
          <w:szCs w:val="20"/>
          <w:lang w:eastAsia="de-DE"/>
        </w:rPr>
        <w:t xml:space="preserve"> Illuminate\Http\Request</w:t>
      </w:r>
      <w:r w:rsidRPr="00FD4CD1">
        <w:rPr>
          <w:rFonts w:ascii="Consolas" w:eastAsia="Times New Roman" w:hAnsi="Consolas" w:cs="Times New Roman"/>
          <w:color w:val="8000FF"/>
          <w:sz w:val="20"/>
          <w:szCs w:val="20"/>
          <w:lang w:eastAsia="de-DE"/>
        </w:rPr>
        <w:t>;</w:t>
      </w:r>
    </w:p>
    <w:p w14:paraId="6D801C3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use</w:t>
      </w:r>
      <w:r w:rsidRPr="00FD4CD1">
        <w:rPr>
          <w:rFonts w:ascii="Consolas" w:eastAsia="Times New Roman" w:hAnsi="Consolas" w:cs="Times New Roman"/>
          <w:color w:val="000000"/>
          <w:sz w:val="20"/>
          <w:szCs w:val="20"/>
          <w:lang w:eastAsia="de-DE"/>
        </w:rPr>
        <w:t xml:space="preserve"> App\Models\User</w:t>
      </w:r>
      <w:r w:rsidRPr="00FD4CD1">
        <w:rPr>
          <w:rFonts w:ascii="Consolas" w:eastAsia="Times New Roman" w:hAnsi="Consolas" w:cs="Times New Roman"/>
          <w:color w:val="8000FF"/>
          <w:sz w:val="20"/>
          <w:szCs w:val="20"/>
          <w:lang w:eastAsia="de-DE"/>
        </w:rPr>
        <w:t>;</w:t>
      </w:r>
    </w:p>
    <w:p w14:paraId="66C6683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use</w:t>
      </w:r>
      <w:r w:rsidRPr="00FD4CD1">
        <w:rPr>
          <w:rFonts w:ascii="Consolas" w:eastAsia="Times New Roman" w:hAnsi="Consolas" w:cs="Times New Roman"/>
          <w:color w:val="000000"/>
          <w:sz w:val="20"/>
          <w:szCs w:val="20"/>
          <w:lang w:eastAsia="de-DE"/>
        </w:rPr>
        <w:t xml:space="preserve"> App\Models\Trophy</w:t>
      </w:r>
      <w:r w:rsidRPr="00FD4CD1">
        <w:rPr>
          <w:rFonts w:ascii="Consolas" w:eastAsia="Times New Roman" w:hAnsi="Consolas" w:cs="Times New Roman"/>
          <w:color w:val="8000FF"/>
          <w:sz w:val="20"/>
          <w:szCs w:val="20"/>
          <w:lang w:eastAsia="de-DE"/>
        </w:rPr>
        <w:t>;</w:t>
      </w:r>
    </w:p>
    <w:p w14:paraId="64987C03"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use</w:t>
      </w:r>
      <w:r w:rsidRPr="00FD4CD1">
        <w:rPr>
          <w:rFonts w:ascii="Consolas" w:eastAsia="Times New Roman" w:hAnsi="Consolas" w:cs="Times New Roman"/>
          <w:color w:val="000000"/>
          <w:sz w:val="20"/>
          <w:szCs w:val="20"/>
          <w:lang w:eastAsia="de-DE"/>
        </w:rPr>
        <w:t xml:space="preserve"> Illuminate\Support\Facades\Auth</w:t>
      </w:r>
      <w:r w:rsidRPr="00FD4CD1">
        <w:rPr>
          <w:rFonts w:ascii="Consolas" w:eastAsia="Times New Roman" w:hAnsi="Consolas" w:cs="Times New Roman"/>
          <w:color w:val="8000FF"/>
          <w:sz w:val="20"/>
          <w:szCs w:val="20"/>
          <w:lang w:eastAsia="de-DE"/>
        </w:rPr>
        <w:t>;</w:t>
      </w:r>
    </w:p>
    <w:p w14:paraId="48DA7939"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use</w:t>
      </w:r>
      <w:r w:rsidRPr="00FD4CD1">
        <w:rPr>
          <w:rFonts w:ascii="Consolas" w:eastAsia="Times New Roman" w:hAnsi="Consolas" w:cs="Times New Roman"/>
          <w:color w:val="000000"/>
          <w:sz w:val="20"/>
          <w:szCs w:val="20"/>
          <w:lang w:eastAsia="de-DE"/>
        </w:rPr>
        <w:t xml:space="preserve"> Illuminate\Support\Facades\DB</w:t>
      </w:r>
      <w:r w:rsidRPr="00FD4CD1">
        <w:rPr>
          <w:rFonts w:ascii="Consolas" w:eastAsia="Times New Roman" w:hAnsi="Consolas" w:cs="Times New Roman"/>
          <w:color w:val="8000FF"/>
          <w:sz w:val="20"/>
          <w:szCs w:val="20"/>
          <w:lang w:eastAsia="de-DE"/>
        </w:rPr>
        <w:t>;</w:t>
      </w:r>
    </w:p>
    <w:p w14:paraId="00695C66"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650A5C9D"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b/>
          <w:bCs/>
          <w:color w:val="0000FF"/>
          <w:sz w:val="20"/>
          <w:szCs w:val="20"/>
          <w:lang w:eastAsia="de-DE"/>
        </w:rPr>
        <w:t>class</w:t>
      </w:r>
      <w:r w:rsidRPr="00FD4CD1">
        <w:rPr>
          <w:rFonts w:ascii="Consolas" w:eastAsia="Times New Roman" w:hAnsi="Consolas" w:cs="Times New Roman"/>
          <w:color w:val="000000"/>
          <w:sz w:val="20"/>
          <w:szCs w:val="20"/>
          <w:lang w:eastAsia="de-DE"/>
        </w:rPr>
        <w:t xml:space="preserve"> TrophyController </w:t>
      </w:r>
      <w:r w:rsidRPr="00FD4CD1">
        <w:rPr>
          <w:rFonts w:ascii="Consolas" w:eastAsia="Times New Roman" w:hAnsi="Consolas" w:cs="Times New Roman"/>
          <w:b/>
          <w:bCs/>
          <w:color w:val="0000FF"/>
          <w:sz w:val="20"/>
          <w:szCs w:val="20"/>
          <w:lang w:eastAsia="de-DE"/>
        </w:rPr>
        <w:t>extends</w:t>
      </w:r>
      <w:r w:rsidRPr="00FD4CD1">
        <w:rPr>
          <w:rFonts w:ascii="Consolas" w:eastAsia="Times New Roman" w:hAnsi="Consolas" w:cs="Times New Roman"/>
          <w:color w:val="000000"/>
          <w:sz w:val="20"/>
          <w:szCs w:val="20"/>
          <w:lang w:eastAsia="de-DE"/>
        </w:rPr>
        <w:t xml:space="preserve"> Controller</w:t>
      </w:r>
    </w:p>
    <w:p w14:paraId="598FEFA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8000FF"/>
          <w:sz w:val="20"/>
          <w:szCs w:val="20"/>
          <w:lang w:eastAsia="de-DE"/>
        </w:rPr>
        <w:t>{</w:t>
      </w:r>
    </w:p>
    <w:p w14:paraId="01E9516E"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public</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function</w:t>
      </w:r>
      <w:r w:rsidRPr="00FD4CD1">
        <w:rPr>
          <w:rFonts w:ascii="Consolas" w:eastAsia="Times New Roman" w:hAnsi="Consolas" w:cs="Times New Roman"/>
          <w:color w:val="000000"/>
          <w:sz w:val="20"/>
          <w:szCs w:val="20"/>
          <w:lang w:eastAsia="de-DE"/>
        </w:rPr>
        <w:t xml:space="preserve"> index</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6EE59D2F"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$user</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Auth</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user</w:t>
      </w:r>
      <w:r w:rsidRPr="00FD4CD1">
        <w:rPr>
          <w:rFonts w:ascii="Consolas" w:eastAsia="Times New Roman" w:hAnsi="Consolas" w:cs="Times New Roman"/>
          <w:color w:val="8000FF"/>
          <w:sz w:val="20"/>
          <w:szCs w:val="20"/>
          <w:lang w:eastAsia="de-DE"/>
        </w:rPr>
        <w:t>();</w:t>
      </w:r>
    </w:p>
    <w:p w14:paraId="79CC051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$trophies</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$user</w:t>
      </w:r>
      <w:r w:rsidRPr="00FD4CD1">
        <w:rPr>
          <w:rFonts w:ascii="Consolas" w:eastAsia="Times New Roman" w:hAnsi="Consolas" w:cs="Times New Roman"/>
          <w:color w:val="8000FF"/>
          <w:sz w:val="20"/>
          <w:szCs w:val="20"/>
          <w:lang w:eastAsia="de-DE"/>
        </w:rPr>
        <w:t>-&gt;</w:t>
      </w:r>
      <w:r w:rsidRPr="00FD4CD1">
        <w:rPr>
          <w:rFonts w:ascii="Consolas" w:eastAsia="Times New Roman" w:hAnsi="Consolas" w:cs="Times New Roman"/>
          <w:color w:val="000000"/>
          <w:sz w:val="20"/>
          <w:szCs w:val="20"/>
          <w:lang w:eastAsia="de-DE"/>
        </w:rPr>
        <w:t>trophy</w:t>
      </w:r>
      <w:r w:rsidRPr="00FD4CD1">
        <w:rPr>
          <w:rFonts w:ascii="Consolas" w:eastAsia="Times New Roman" w:hAnsi="Consolas" w:cs="Times New Roman"/>
          <w:color w:val="8000FF"/>
          <w:sz w:val="20"/>
          <w:szCs w:val="20"/>
          <w:lang w:eastAsia="de-DE"/>
        </w:rPr>
        <w:t>-&gt;</w:t>
      </w:r>
      <w:r w:rsidRPr="00FD4CD1">
        <w:rPr>
          <w:rFonts w:ascii="Consolas" w:eastAsia="Times New Roman" w:hAnsi="Consolas" w:cs="Times New Roman"/>
          <w:color w:val="000000"/>
          <w:sz w:val="20"/>
          <w:szCs w:val="20"/>
          <w:lang w:eastAsia="de-DE"/>
        </w:rPr>
        <w:t>sortByDesc</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'id'</w:t>
      </w:r>
      <w:r w:rsidRPr="00FD4CD1">
        <w:rPr>
          <w:rFonts w:ascii="Consolas" w:eastAsia="Times New Roman" w:hAnsi="Consolas" w:cs="Times New Roman"/>
          <w:color w:val="8000FF"/>
          <w:sz w:val="20"/>
          <w:szCs w:val="20"/>
          <w:lang w:eastAsia="de-DE"/>
        </w:rPr>
        <w:t>);</w:t>
      </w:r>
    </w:p>
    <w:p w14:paraId="22EB4ACC"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return</w:t>
      </w:r>
      <w:r w:rsidRPr="00FD4CD1">
        <w:rPr>
          <w:rFonts w:ascii="Consolas" w:eastAsia="Times New Roman" w:hAnsi="Consolas" w:cs="Times New Roman"/>
          <w:color w:val="000000"/>
          <w:sz w:val="20"/>
          <w:szCs w:val="20"/>
          <w:lang w:eastAsia="de-DE"/>
        </w:rPr>
        <w:t xml:space="preserve"> view</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'trophy.index'</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compact</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'trophies'</w:t>
      </w:r>
      <w:r w:rsidRPr="00FD4CD1">
        <w:rPr>
          <w:rFonts w:ascii="Consolas" w:eastAsia="Times New Roman" w:hAnsi="Consolas" w:cs="Times New Roman"/>
          <w:color w:val="8000FF"/>
          <w:sz w:val="20"/>
          <w:szCs w:val="20"/>
          <w:lang w:eastAsia="de-DE"/>
        </w:rPr>
        <w:t>));</w:t>
      </w:r>
    </w:p>
    <w:p w14:paraId="37A1440F"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40BCC605"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25058E1A"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8000"/>
          <w:sz w:val="20"/>
          <w:szCs w:val="20"/>
          <w:lang w:eastAsia="de-DE"/>
        </w:rPr>
        <w:t>//  Transfer of the award-details to the declaration-view</w:t>
      </w:r>
    </w:p>
    <w:p w14:paraId="61293E9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public</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function</w:t>
      </w:r>
      <w:r w:rsidRPr="00FD4CD1">
        <w:rPr>
          <w:rFonts w:ascii="Consolas" w:eastAsia="Times New Roman" w:hAnsi="Consolas" w:cs="Times New Roman"/>
          <w:color w:val="000000"/>
          <w:sz w:val="20"/>
          <w:szCs w:val="20"/>
          <w:lang w:eastAsia="de-DE"/>
        </w:rPr>
        <w:t xml:space="preserve"> details</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80"/>
          <w:sz w:val="20"/>
          <w:szCs w:val="20"/>
          <w:lang w:eastAsia="de-DE"/>
        </w:rPr>
        <w:t>$award</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0652AA62"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$trophy</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Trophy</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find</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80"/>
          <w:sz w:val="20"/>
          <w:szCs w:val="20"/>
          <w:lang w:eastAsia="de-DE"/>
        </w:rPr>
        <w:t>$award</w:t>
      </w:r>
      <w:r w:rsidRPr="00FD4CD1">
        <w:rPr>
          <w:rFonts w:ascii="Consolas" w:eastAsia="Times New Roman" w:hAnsi="Consolas" w:cs="Times New Roman"/>
          <w:color w:val="8000FF"/>
          <w:sz w:val="20"/>
          <w:szCs w:val="20"/>
          <w:lang w:eastAsia="de-DE"/>
        </w:rPr>
        <w:t>);</w:t>
      </w:r>
    </w:p>
    <w:p w14:paraId="2C5F1352"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return</w:t>
      </w:r>
      <w:r w:rsidRPr="00FD4CD1">
        <w:rPr>
          <w:rFonts w:ascii="Consolas" w:eastAsia="Times New Roman" w:hAnsi="Consolas" w:cs="Times New Roman"/>
          <w:color w:val="000000"/>
          <w:sz w:val="20"/>
          <w:szCs w:val="20"/>
          <w:lang w:eastAsia="de-DE"/>
        </w:rPr>
        <w:t xml:space="preserve"> view</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'trophy.declaration'</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b/>
          <w:bCs/>
          <w:color w:val="0000FF"/>
          <w:sz w:val="20"/>
          <w:szCs w:val="20"/>
          <w:lang w:eastAsia="de-DE"/>
        </w:rPr>
        <w:t>compact</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'trophy'</w:t>
      </w:r>
      <w:r w:rsidRPr="00FD4CD1">
        <w:rPr>
          <w:rFonts w:ascii="Consolas" w:eastAsia="Times New Roman" w:hAnsi="Consolas" w:cs="Times New Roman"/>
          <w:color w:val="8000FF"/>
          <w:sz w:val="20"/>
          <w:szCs w:val="20"/>
          <w:lang w:eastAsia="de-DE"/>
        </w:rPr>
        <w:t>));</w:t>
      </w:r>
    </w:p>
    <w:p w14:paraId="56750096"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61A4657D" w14:textId="77777777" w:rsidR="00FD4CD1" w:rsidRPr="00FD4CD1" w:rsidRDefault="00FD4CD1" w:rsidP="00FD4CD1">
      <w:pPr>
        <w:shd w:val="clear" w:color="auto" w:fill="C0C0C0"/>
        <w:spacing w:after="0" w:line="240" w:lineRule="auto"/>
        <w:rPr>
          <w:rFonts w:ascii="Times New Roman" w:eastAsia="Times New Roman" w:hAnsi="Times New Roman" w:cs="Times New Roman"/>
          <w:sz w:val="24"/>
          <w:szCs w:val="24"/>
          <w:lang w:eastAsia="de-DE"/>
        </w:rPr>
      </w:pPr>
      <w:r w:rsidRPr="00FD4CD1">
        <w:rPr>
          <w:rFonts w:ascii="Consolas" w:eastAsia="Times New Roman" w:hAnsi="Consolas" w:cs="Times New Roman"/>
          <w:color w:val="8000FF"/>
          <w:sz w:val="20"/>
          <w:szCs w:val="20"/>
          <w:lang w:eastAsia="de-DE"/>
        </w:rPr>
        <w:t>}</w:t>
      </w:r>
    </w:p>
    <w:p w14:paraId="1923B931" w14:textId="77777777" w:rsidR="00E302F9" w:rsidRDefault="00E302F9" w:rsidP="0040134C">
      <w:pPr>
        <w:rPr>
          <w:rFonts w:ascii="Verdana" w:hAnsi="Verdana"/>
        </w:rPr>
      </w:pPr>
    </w:p>
    <w:p w14:paraId="6216D2F0" w14:textId="77777777" w:rsidR="00E302F9" w:rsidRDefault="00E302F9" w:rsidP="0040134C">
      <w:pPr>
        <w:rPr>
          <w:rFonts w:ascii="Verdana" w:hAnsi="Verdana"/>
        </w:rPr>
      </w:pPr>
    </w:p>
    <w:p w14:paraId="05E9FDC7" w14:textId="77777777" w:rsidR="003A1EF7" w:rsidRDefault="003A1EF7">
      <w:pPr>
        <w:rPr>
          <w:rFonts w:ascii="Verdana" w:hAnsi="Verdana"/>
        </w:rPr>
      </w:pPr>
      <w:r>
        <w:rPr>
          <w:rFonts w:ascii="Verdana" w:hAnsi="Verdana"/>
        </w:rPr>
        <w:br w:type="page"/>
      </w:r>
    </w:p>
    <w:p w14:paraId="400D0F5E" w14:textId="77777777" w:rsidR="003A1EF7" w:rsidRDefault="003A1EF7">
      <w:pPr>
        <w:rPr>
          <w:rFonts w:ascii="Verdana" w:hAnsi="Verdana"/>
        </w:rPr>
      </w:pPr>
      <w:r w:rsidRPr="003A1EF7">
        <w:rPr>
          <w:rFonts w:ascii="Verdana" w:hAnsi="Verdana"/>
        </w:rPr>
        <w:lastRenderedPageBreak/>
        <w:t xml:space="preserve">c:\laragon\www\lupto\resources\views\trophy\index.blade.php </w:t>
      </w:r>
    </w:p>
    <w:p w14:paraId="0E583905" w14:textId="647FAFEB" w:rsidR="00B75BE5" w:rsidRDefault="00B75BE5">
      <w:pPr>
        <w:rPr>
          <w:rFonts w:ascii="Verdana" w:hAnsi="Verdana"/>
        </w:rPr>
      </w:pPr>
      <w:r>
        <w:rPr>
          <w:rFonts w:ascii="Verdana" w:hAnsi="Verdana"/>
        </w:rPr>
        <w:t>Diese Ansicht zeigt eine kurze Ansprache und eine Auflistung aller bereits erlangten Trophäen</w:t>
      </w:r>
      <w:r w:rsidR="00A30601">
        <w:rPr>
          <w:rFonts w:ascii="Verdana" w:hAnsi="Verdana"/>
        </w:rPr>
        <w:t>:</w:t>
      </w:r>
    </w:p>
    <w:p w14:paraId="7248932A" w14:textId="7BF11221" w:rsidR="00B75BE5" w:rsidRDefault="00B75BE5" w:rsidP="00B75BE5">
      <w:pPr>
        <w:shd w:val="clear" w:color="auto" w:fill="C0C0C0"/>
        <w:rPr>
          <w:rStyle w:val="sc01"/>
        </w:rPr>
      </w:pPr>
      <w:r>
        <w:rPr>
          <w:rStyle w:val="sc01"/>
        </w:rPr>
        <w:t>@extends('layouts.lupto')</w:t>
      </w:r>
    </w:p>
    <w:p w14:paraId="654299B2" w14:textId="77777777" w:rsidR="00B75BE5" w:rsidRDefault="00B75BE5" w:rsidP="00B75BE5">
      <w:pPr>
        <w:shd w:val="clear" w:color="auto" w:fill="C0C0C0"/>
        <w:rPr>
          <w:rStyle w:val="sc01"/>
        </w:rPr>
      </w:pPr>
      <w:r>
        <w:rPr>
          <w:rStyle w:val="sc01"/>
        </w:rPr>
        <w:t>@section('bgimage_overlay', true)</w:t>
      </w:r>
    </w:p>
    <w:p w14:paraId="2B1A6477" w14:textId="77777777" w:rsidR="00B75BE5" w:rsidRDefault="00B75BE5" w:rsidP="00B75BE5">
      <w:pPr>
        <w:shd w:val="clear" w:color="auto" w:fill="C0C0C0"/>
        <w:rPr>
          <w:rStyle w:val="sc01"/>
        </w:rPr>
      </w:pPr>
      <w:r>
        <w:rPr>
          <w:rStyle w:val="sc01"/>
        </w:rPr>
        <w:t>@section('page_title', 'Ruhmeshalle')</w:t>
      </w:r>
    </w:p>
    <w:p w14:paraId="2E8CFBBA" w14:textId="77777777" w:rsidR="00B75BE5" w:rsidRDefault="00B75BE5" w:rsidP="00B75BE5">
      <w:pPr>
        <w:shd w:val="clear" w:color="auto" w:fill="C0C0C0"/>
        <w:rPr>
          <w:rStyle w:val="sc01"/>
        </w:rPr>
      </w:pPr>
    </w:p>
    <w:p w14:paraId="71A1E7E2" w14:textId="77777777" w:rsidR="00B75BE5" w:rsidRDefault="00B75BE5" w:rsidP="00B75BE5">
      <w:pPr>
        <w:shd w:val="clear" w:color="auto" w:fill="C0C0C0"/>
        <w:rPr>
          <w:rStyle w:val="sc01"/>
        </w:rPr>
      </w:pPr>
      <w:r>
        <w:rPr>
          <w:rStyle w:val="sc01"/>
        </w:rPr>
        <w:t>@section('content')</w:t>
      </w:r>
    </w:p>
    <w:p w14:paraId="6B49B6B8" w14:textId="77777777" w:rsidR="00B75BE5" w:rsidRDefault="00B75BE5" w:rsidP="00B75BE5">
      <w:pPr>
        <w:shd w:val="clear" w:color="auto" w:fill="C0C0C0"/>
        <w:rPr>
          <w:rStyle w:val="sc01"/>
        </w:rPr>
      </w:pPr>
      <w:r>
        <w:rPr>
          <w:rStyle w:val="sc01"/>
        </w:rPr>
        <w:t xml:space="preserve">    </w:t>
      </w:r>
      <w:r>
        <w:rPr>
          <w:rStyle w:val="sc11"/>
        </w:rPr>
        <w:t>&lt;div</w:t>
      </w:r>
      <w:r>
        <w:rPr>
          <w:rStyle w:val="sc8"/>
        </w:rPr>
        <w:t xml:space="preserve"> </w:t>
      </w:r>
      <w:r>
        <w:rPr>
          <w:rStyle w:val="sc31"/>
        </w:rPr>
        <w:t>class</w:t>
      </w:r>
      <w:r>
        <w:rPr>
          <w:rStyle w:val="sc8"/>
        </w:rPr>
        <w:t>=</w:t>
      </w:r>
      <w:r>
        <w:rPr>
          <w:rStyle w:val="sc61"/>
        </w:rPr>
        <w:t>"gandalf__container"</w:t>
      </w:r>
      <w:r>
        <w:rPr>
          <w:rStyle w:val="sc11"/>
        </w:rPr>
        <w:t>&gt;</w:t>
      </w:r>
    </w:p>
    <w:p w14:paraId="05F3A729" w14:textId="77777777" w:rsidR="00B75BE5" w:rsidRDefault="00B75BE5" w:rsidP="00B75BE5">
      <w:pPr>
        <w:shd w:val="clear" w:color="auto" w:fill="C0C0C0"/>
        <w:rPr>
          <w:rStyle w:val="sc01"/>
        </w:rPr>
      </w:pPr>
      <w:r>
        <w:rPr>
          <w:rStyle w:val="sc01"/>
        </w:rPr>
        <w:t xml:space="preserve">        </w:t>
      </w:r>
      <w:r>
        <w:rPr>
          <w:rStyle w:val="sc11"/>
        </w:rPr>
        <w:t>&lt;i&gt;</w:t>
      </w:r>
    </w:p>
    <w:p w14:paraId="6F607C2D" w14:textId="77777777" w:rsidR="00B75BE5" w:rsidRDefault="00B75BE5" w:rsidP="00B75BE5">
      <w:pPr>
        <w:shd w:val="clear" w:color="auto" w:fill="C0C0C0"/>
        <w:rPr>
          <w:rStyle w:val="sc01"/>
        </w:rPr>
      </w:pPr>
      <w:r>
        <w:rPr>
          <w:rStyle w:val="sc01"/>
        </w:rPr>
        <w:t xml:space="preserve">            Hier werden Eure kleinen und großen Lernerfolge dargestellt.</w:t>
      </w:r>
    </w:p>
    <w:p w14:paraId="6388B199" w14:textId="77777777" w:rsidR="00B75BE5" w:rsidRDefault="00B75BE5" w:rsidP="00B75BE5">
      <w:pPr>
        <w:shd w:val="clear" w:color="auto" w:fill="C0C0C0"/>
        <w:rPr>
          <w:rStyle w:val="sc01"/>
        </w:rPr>
      </w:pPr>
      <w:r>
        <w:rPr>
          <w:rStyle w:val="sc01"/>
        </w:rPr>
        <w:t xml:space="preserve">            Ihr habt so einen schnellen Überblick über Eurer Lernverhalten.</w:t>
      </w:r>
    </w:p>
    <w:p w14:paraId="0E12201D" w14:textId="77777777" w:rsidR="00B75BE5" w:rsidRDefault="00B75BE5" w:rsidP="00B75BE5">
      <w:pPr>
        <w:shd w:val="clear" w:color="auto" w:fill="C0C0C0"/>
        <w:rPr>
          <w:rStyle w:val="sc01"/>
        </w:rPr>
      </w:pPr>
      <w:r>
        <w:rPr>
          <w:rStyle w:val="sc01"/>
        </w:rPr>
        <w:t xml:space="preserve">            Solltet Ihr im Verlauf Eurer Ausbildung mal ins Straucheln kommen,</w:t>
      </w:r>
    </w:p>
    <w:p w14:paraId="6866B0BB" w14:textId="77777777" w:rsidR="00B75BE5" w:rsidRDefault="00B75BE5" w:rsidP="00B75BE5">
      <w:pPr>
        <w:shd w:val="clear" w:color="auto" w:fill="C0C0C0"/>
        <w:rPr>
          <w:rStyle w:val="sc01"/>
        </w:rPr>
      </w:pPr>
      <w:r>
        <w:rPr>
          <w:rStyle w:val="sc01"/>
        </w:rPr>
        <w:t xml:space="preserve">            könnt Ihr mit der Unterstützung Eurer Trainer ein auf Euch</w:t>
      </w:r>
    </w:p>
    <w:p w14:paraId="4696D89D" w14:textId="77777777" w:rsidR="00B75BE5" w:rsidRDefault="00B75BE5" w:rsidP="00B75BE5">
      <w:pPr>
        <w:shd w:val="clear" w:color="auto" w:fill="C0C0C0"/>
        <w:rPr>
          <w:rStyle w:val="sc01"/>
        </w:rPr>
      </w:pPr>
      <w:r>
        <w:rPr>
          <w:rStyle w:val="sc01"/>
        </w:rPr>
        <w:t xml:space="preserve">            abgestimmtes Übungs-Konzept absprechen, damit Ihr möglichst</w:t>
      </w:r>
    </w:p>
    <w:p w14:paraId="2400E158" w14:textId="77777777" w:rsidR="00B75BE5" w:rsidRDefault="00B75BE5" w:rsidP="00B75BE5">
      <w:pPr>
        <w:shd w:val="clear" w:color="auto" w:fill="C0C0C0"/>
        <w:rPr>
          <w:rStyle w:val="sc01"/>
        </w:rPr>
      </w:pPr>
      <w:r>
        <w:rPr>
          <w:rStyle w:val="sc01"/>
        </w:rPr>
        <w:t xml:space="preserve">            schnell wieder Spaß an Eurer täglichen Arbeit bekommt... </w:t>
      </w:r>
    </w:p>
    <w:p w14:paraId="50D1AC6F" w14:textId="77777777" w:rsidR="00B75BE5" w:rsidRDefault="00B75BE5" w:rsidP="00B75BE5">
      <w:pPr>
        <w:shd w:val="clear" w:color="auto" w:fill="C0C0C0"/>
        <w:rPr>
          <w:rStyle w:val="sc01"/>
        </w:rPr>
      </w:pPr>
      <w:r>
        <w:rPr>
          <w:rStyle w:val="sc01"/>
        </w:rPr>
        <w:t xml:space="preserve">        </w:t>
      </w:r>
      <w:r>
        <w:rPr>
          <w:rStyle w:val="sc11"/>
        </w:rPr>
        <w:t>&lt;/i&gt;</w:t>
      </w:r>
    </w:p>
    <w:p w14:paraId="16D0F266" w14:textId="77777777" w:rsidR="00B75BE5" w:rsidRDefault="00B75BE5" w:rsidP="00B75BE5">
      <w:pPr>
        <w:shd w:val="clear" w:color="auto" w:fill="C0C0C0"/>
        <w:rPr>
          <w:rStyle w:val="sc01"/>
        </w:rPr>
      </w:pPr>
      <w:r>
        <w:rPr>
          <w:rStyle w:val="sc01"/>
        </w:rPr>
        <w:t xml:space="preserve">    </w:t>
      </w:r>
      <w:r>
        <w:rPr>
          <w:rStyle w:val="sc11"/>
        </w:rPr>
        <w:t>&lt;/div&gt;</w:t>
      </w:r>
    </w:p>
    <w:p w14:paraId="68EFDEE3" w14:textId="77777777" w:rsidR="00B75BE5" w:rsidRDefault="00B75BE5" w:rsidP="00B75BE5">
      <w:pPr>
        <w:shd w:val="clear" w:color="auto" w:fill="C0C0C0"/>
        <w:rPr>
          <w:rStyle w:val="sc01"/>
        </w:rPr>
      </w:pPr>
      <w:r>
        <w:rPr>
          <w:rStyle w:val="sc01"/>
        </w:rPr>
        <w:t xml:space="preserve">    </w:t>
      </w:r>
      <w:r>
        <w:rPr>
          <w:rStyle w:val="sc11"/>
        </w:rPr>
        <w:t>&lt;div</w:t>
      </w:r>
      <w:r>
        <w:rPr>
          <w:rStyle w:val="sc8"/>
        </w:rPr>
        <w:t xml:space="preserve"> </w:t>
      </w:r>
      <w:r>
        <w:rPr>
          <w:rStyle w:val="sc31"/>
        </w:rPr>
        <w:t>class</w:t>
      </w:r>
      <w:r>
        <w:rPr>
          <w:rStyle w:val="sc8"/>
        </w:rPr>
        <w:t>=</w:t>
      </w:r>
      <w:r>
        <w:rPr>
          <w:rStyle w:val="sc61"/>
        </w:rPr>
        <w:t>"row"</w:t>
      </w:r>
      <w:r>
        <w:rPr>
          <w:rStyle w:val="sc8"/>
        </w:rPr>
        <w:t xml:space="preserve"> </w:t>
      </w:r>
      <w:r>
        <w:rPr>
          <w:rStyle w:val="sc11"/>
        </w:rPr>
        <w:t>&gt;</w:t>
      </w:r>
    </w:p>
    <w:p w14:paraId="55468E45" w14:textId="77777777" w:rsidR="00B75BE5" w:rsidRDefault="00B75BE5" w:rsidP="00B75BE5">
      <w:pPr>
        <w:shd w:val="clear" w:color="auto" w:fill="C0C0C0"/>
        <w:rPr>
          <w:rStyle w:val="sc01"/>
        </w:rPr>
      </w:pPr>
      <w:r>
        <w:rPr>
          <w:rStyle w:val="sc01"/>
        </w:rPr>
        <w:t xml:space="preserve">        @foreach ($trophies as $trophy)</w:t>
      </w:r>
    </w:p>
    <w:p w14:paraId="0ECCC4D0" w14:textId="77777777" w:rsidR="00B75BE5" w:rsidRDefault="00B75BE5" w:rsidP="00B75BE5">
      <w:pPr>
        <w:shd w:val="clear" w:color="auto" w:fill="C0C0C0"/>
        <w:rPr>
          <w:rStyle w:val="sc01"/>
        </w:rPr>
      </w:pPr>
      <w:r>
        <w:rPr>
          <w:rStyle w:val="sc01"/>
        </w:rPr>
        <w:t xml:space="preserve">            @include('dashboard.partials.panel',</w:t>
      </w:r>
    </w:p>
    <w:p w14:paraId="60A70793" w14:textId="77777777" w:rsidR="00B75BE5" w:rsidRDefault="00B75BE5" w:rsidP="00B75BE5">
      <w:pPr>
        <w:shd w:val="clear" w:color="auto" w:fill="C0C0C0"/>
        <w:rPr>
          <w:rStyle w:val="sc01"/>
        </w:rPr>
      </w:pPr>
      <w:r>
        <w:rPr>
          <w:rStyle w:val="sc01"/>
        </w:rPr>
        <w:t xml:space="preserve">                ['url' =&gt; route('trophy.details', ['award'=&gt;$trophy-&gt;id]),</w:t>
      </w:r>
    </w:p>
    <w:p w14:paraId="02DA6C18" w14:textId="77777777" w:rsidR="00B75BE5" w:rsidRDefault="00B75BE5" w:rsidP="00B75BE5">
      <w:pPr>
        <w:shd w:val="clear" w:color="auto" w:fill="C0C0C0"/>
        <w:rPr>
          <w:rStyle w:val="sc01"/>
        </w:rPr>
      </w:pPr>
      <w:r>
        <w:rPr>
          <w:rStyle w:val="sc01"/>
        </w:rPr>
        <w:t xml:space="preserve">                'title' =&gt; $trophy-&gt;title, </w:t>
      </w:r>
    </w:p>
    <w:p w14:paraId="10719875" w14:textId="77777777" w:rsidR="00B75BE5" w:rsidRDefault="00B75BE5" w:rsidP="00B75BE5">
      <w:pPr>
        <w:shd w:val="clear" w:color="auto" w:fill="C0C0C0"/>
        <w:rPr>
          <w:rStyle w:val="sc01"/>
        </w:rPr>
      </w:pPr>
      <w:r>
        <w:rPr>
          <w:rStyle w:val="sc01"/>
        </w:rPr>
        <w:t xml:space="preserve">                'icon' =&gt; $trophy-&gt;icon])</w:t>
      </w:r>
    </w:p>
    <w:p w14:paraId="70F27BC6" w14:textId="77777777" w:rsidR="00B75BE5" w:rsidRDefault="00B75BE5" w:rsidP="00B75BE5">
      <w:pPr>
        <w:shd w:val="clear" w:color="auto" w:fill="C0C0C0"/>
        <w:rPr>
          <w:rStyle w:val="sc01"/>
        </w:rPr>
      </w:pPr>
      <w:r>
        <w:rPr>
          <w:rStyle w:val="sc01"/>
        </w:rPr>
        <w:t xml:space="preserve">        @endforeach</w:t>
      </w:r>
    </w:p>
    <w:p w14:paraId="21833F69" w14:textId="77777777" w:rsidR="00B75BE5" w:rsidRDefault="00B75BE5" w:rsidP="00B75BE5">
      <w:pPr>
        <w:shd w:val="clear" w:color="auto" w:fill="C0C0C0"/>
        <w:rPr>
          <w:rStyle w:val="sc01"/>
        </w:rPr>
      </w:pPr>
      <w:r>
        <w:rPr>
          <w:rStyle w:val="sc01"/>
        </w:rPr>
        <w:t xml:space="preserve">    </w:t>
      </w:r>
      <w:r>
        <w:rPr>
          <w:rStyle w:val="sc11"/>
        </w:rPr>
        <w:t>&lt;/div&gt;</w:t>
      </w:r>
    </w:p>
    <w:p w14:paraId="432468F3" w14:textId="77777777" w:rsidR="00B75BE5" w:rsidRDefault="00B75BE5" w:rsidP="00B75BE5">
      <w:pPr>
        <w:shd w:val="clear" w:color="auto" w:fill="C0C0C0"/>
      </w:pPr>
      <w:r>
        <w:rPr>
          <w:rStyle w:val="sc01"/>
        </w:rPr>
        <w:t>@endsection</w:t>
      </w:r>
    </w:p>
    <w:p w14:paraId="74F29EDD" w14:textId="77777777" w:rsidR="003855B1" w:rsidRDefault="003855B1" w:rsidP="0027701E">
      <w:pPr>
        <w:jc w:val="both"/>
        <w:rPr>
          <w:rFonts w:ascii="Verdana" w:hAnsi="Verdana"/>
        </w:rPr>
      </w:pPr>
    </w:p>
    <w:p w14:paraId="1486863F" w14:textId="77777777" w:rsidR="005A267E" w:rsidRDefault="005A267E">
      <w:pPr>
        <w:rPr>
          <w:rFonts w:ascii="Verdana" w:hAnsi="Verdana"/>
        </w:rPr>
      </w:pPr>
      <w:r>
        <w:rPr>
          <w:rFonts w:ascii="Verdana" w:hAnsi="Verdana"/>
        </w:rPr>
        <w:br w:type="page"/>
      </w:r>
    </w:p>
    <w:p w14:paraId="03C9FE36" w14:textId="71D50750" w:rsidR="003855B1" w:rsidRDefault="003855B1">
      <w:pPr>
        <w:rPr>
          <w:rFonts w:ascii="Verdana" w:hAnsi="Verdana"/>
        </w:rPr>
      </w:pPr>
      <w:r w:rsidRPr="003855B1">
        <w:rPr>
          <w:rFonts w:ascii="Verdana" w:hAnsi="Verdana"/>
        </w:rPr>
        <w:lastRenderedPageBreak/>
        <w:t xml:space="preserve">c:\laragon\www\lupto\resources\views\trophy\declaration.blade.php </w:t>
      </w:r>
    </w:p>
    <w:p w14:paraId="7C296868" w14:textId="118CB380" w:rsidR="003855B1" w:rsidRDefault="003855B1">
      <w:pPr>
        <w:rPr>
          <w:rFonts w:ascii="Verdana" w:hAnsi="Verdana"/>
        </w:rPr>
      </w:pPr>
      <w:r>
        <w:rPr>
          <w:rFonts w:ascii="Verdana" w:hAnsi="Verdana"/>
        </w:rPr>
        <w:t>In dieser Ansicht wird die Trophäe erläutert</w:t>
      </w:r>
      <w:r w:rsidR="00A30601">
        <w:rPr>
          <w:rFonts w:ascii="Verdana" w:hAnsi="Verdana"/>
        </w:rPr>
        <w:t>:</w:t>
      </w:r>
    </w:p>
    <w:p w14:paraId="746EF627" w14:textId="77777777" w:rsidR="003855B1" w:rsidRDefault="003855B1" w:rsidP="003855B1">
      <w:pPr>
        <w:shd w:val="clear" w:color="auto" w:fill="C0C0C0"/>
        <w:rPr>
          <w:rStyle w:val="sc01"/>
        </w:rPr>
      </w:pPr>
      <w:r>
        <w:rPr>
          <w:rStyle w:val="sc01"/>
        </w:rPr>
        <w:t>@extends('layouts.lupto')</w:t>
      </w:r>
    </w:p>
    <w:p w14:paraId="1E842377" w14:textId="77777777" w:rsidR="003855B1" w:rsidRDefault="003855B1" w:rsidP="003855B1">
      <w:pPr>
        <w:shd w:val="clear" w:color="auto" w:fill="C0C0C0"/>
        <w:rPr>
          <w:rStyle w:val="sc01"/>
        </w:rPr>
      </w:pPr>
      <w:r>
        <w:rPr>
          <w:rStyle w:val="sc01"/>
        </w:rPr>
        <w:t>@section('bgimage_overlay', true)</w:t>
      </w:r>
    </w:p>
    <w:p w14:paraId="22FF3B23" w14:textId="77777777" w:rsidR="003855B1" w:rsidRDefault="003855B1" w:rsidP="003855B1">
      <w:pPr>
        <w:shd w:val="clear" w:color="auto" w:fill="C0C0C0"/>
        <w:rPr>
          <w:rStyle w:val="sc01"/>
        </w:rPr>
      </w:pPr>
      <w:r>
        <w:rPr>
          <w:rStyle w:val="sc01"/>
        </w:rPr>
        <w:t>@section('page_title', 'Ruhmeshalle')</w:t>
      </w:r>
    </w:p>
    <w:p w14:paraId="348C708D" w14:textId="77777777" w:rsidR="003855B1" w:rsidRDefault="003855B1" w:rsidP="003855B1">
      <w:pPr>
        <w:shd w:val="clear" w:color="auto" w:fill="C0C0C0"/>
        <w:rPr>
          <w:rStyle w:val="sc01"/>
        </w:rPr>
      </w:pPr>
    </w:p>
    <w:p w14:paraId="0AC6ABF7" w14:textId="77777777" w:rsidR="003855B1" w:rsidRDefault="003855B1" w:rsidP="003855B1">
      <w:pPr>
        <w:shd w:val="clear" w:color="auto" w:fill="C0C0C0"/>
        <w:rPr>
          <w:rStyle w:val="sc01"/>
        </w:rPr>
      </w:pPr>
      <w:r>
        <w:rPr>
          <w:rStyle w:val="sc01"/>
        </w:rPr>
        <w:t>@section('content')</w:t>
      </w:r>
    </w:p>
    <w:p w14:paraId="02BFD4F0" w14:textId="77777777" w:rsidR="003855B1" w:rsidRDefault="003855B1" w:rsidP="003855B1">
      <w:pPr>
        <w:shd w:val="clear" w:color="auto" w:fill="C0C0C0"/>
        <w:rPr>
          <w:rStyle w:val="sc01"/>
        </w:rPr>
      </w:pPr>
      <w:r>
        <w:rPr>
          <w:rStyle w:val="sc01"/>
        </w:rPr>
        <w:t xml:space="preserve">    </w:t>
      </w:r>
      <w:r>
        <w:rPr>
          <w:rStyle w:val="sc11"/>
        </w:rPr>
        <w:t>&lt;div</w:t>
      </w:r>
      <w:r>
        <w:rPr>
          <w:rStyle w:val="sc8"/>
        </w:rPr>
        <w:t xml:space="preserve"> </w:t>
      </w:r>
      <w:r>
        <w:rPr>
          <w:rStyle w:val="sc31"/>
        </w:rPr>
        <w:t>class</w:t>
      </w:r>
      <w:r>
        <w:rPr>
          <w:rStyle w:val="sc8"/>
        </w:rPr>
        <w:t>=</w:t>
      </w:r>
      <w:r>
        <w:rPr>
          <w:rStyle w:val="sc61"/>
        </w:rPr>
        <w:t>"gandalf__container"</w:t>
      </w:r>
      <w:r>
        <w:rPr>
          <w:rStyle w:val="sc11"/>
        </w:rPr>
        <w:t>&gt;</w:t>
      </w:r>
    </w:p>
    <w:p w14:paraId="1458A321" w14:textId="77777777" w:rsidR="003855B1" w:rsidRDefault="003855B1" w:rsidP="003855B1">
      <w:pPr>
        <w:shd w:val="clear" w:color="auto" w:fill="C0C0C0"/>
        <w:rPr>
          <w:rStyle w:val="sc01"/>
        </w:rPr>
      </w:pPr>
      <w:r>
        <w:rPr>
          <w:rStyle w:val="sc01"/>
        </w:rPr>
        <w:t xml:space="preserve">        @include('dashboard.partials.panel',</w:t>
      </w:r>
    </w:p>
    <w:p w14:paraId="2776D55A" w14:textId="77777777" w:rsidR="003855B1" w:rsidRDefault="003855B1" w:rsidP="003855B1">
      <w:pPr>
        <w:shd w:val="clear" w:color="auto" w:fill="C0C0C0"/>
        <w:rPr>
          <w:rStyle w:val="sc01"/>
        </w:rPr>
      </w:pPr>
      <w:r>
        <w:rPr>
          <w:rStyle w:val="sc01"/>
        </w:rPr>
        <w:t xml:space="preserve">            ['url' =&gt; route('trophy.index', ['award'=&gt;'topten']),</w:t>
      </w:r>
    </w:p>
    <w:p w14:paraId="14E39632" w14:textId="77777777" w:rsidR="003855B1" w:rsidRDefault="003855B1" w:rsidP="003855B1">
      <w:pPr>
        <w:shd w:val="clear" w:color="auto" w:fill="C0C0C0"/>
        <w:rPr>
          <w:rStyle w:val="sc01"/>
        </w:rPr>
      </w:pPr>
      <w:r>
        <w:rPr>
          <w:rStyle w:val="sc01"/>
        </w:rPr>
        <w:t xml:space="preserve">            'title' =&gt; $trophy-&gt;title, </w:t>
      </w:r>
    </w:p>
    <w:p w14:paraId="7A05ADFD" w14:textId="77777777" w:rsidR="003855B1" w:rsidRDefault="003855B1" w:rsidP="003855B1">
      <w:pPr>
        <w:shd w:val="clear" w:color="auto" w:fill="C0C0C0"/>
        <w:rPr>
          <w:rStyle w:val="sc01"/>
        </w:rPr>
      </w:pPr>
      <w:r>
        <w:rPr>
          <w:rStyle w:val="sc01"/>
        </w:rPr>
        <w:t xml:space="preserve">            'icon' =&gt; $trophy-&gt;icon])</w:t>
      </w:r>
    </w:p>
    <w:p w14:paraId="46F0BB18" w14:textId="77777777" w:rsidR="003855B1" w:rsidRDefault="003855B1" w:rsidP="003855B1">
      <w:pPr>
        <w:shd w:val="clear" w:color="auto" w:fill="C0C0C0"/>
        <w:rPr>
          <w:rStyle w:val="sc01"/>
        </w:rPr>
      </w:pPr>
      <w:r>
        <w:rPr>
          <w:rStyle w:val="sc01"/>
        </w:rPr>
        <w:t xml:space="preserve">        </w:t>
      </w:r>
      <w:r>
        <w:rPr>
          <w:rStyle w:val="sc11"/>
        </w:rPr>
        <w:t>&lt;i&gt;&lt;br&gt;&lt;br&gt;</w:t>
      </w:r>
      <w:r>
        <w:rPr>
          <w:rStyle w:val="sc01"/>
        </w:rPr>
        <w:t>{{ $trophy-&gt;description }}</w:t>
      </w:r>
      <w:r>
        <w:rPr>
          <w:rStyle w:val="sc11"/>
        </w:rPr>
        <w:t>&lt;/i&gt;&lt;br&gt;</w:t>
      </w:r>
    </w:p>
    <w:p w14:paraId="1C466F0C" w14:textId="77777777" w:rsidR="003855B1" w:rsidRDefault="003855B1" w:rsidP="003855B1">
      <w:pPr>
        <w:shd w:val="clear" w:color="auto" w:fill="C0C0C0"/>
        <w:rPr>
          <w:rStyle w:val="sc01"/>
        </w:rPr>
      </w:pPr>
      <w:r>
        <w:rPr>
          <w:rStyle w:val="sc01"/>
        </w:rPr>
        <w:t xml:space="preserve">        @if ($trophy-&gt;title == 'Murmel-Award')</w:t>
      </w:r>
    </w:p>
    <w:p w14:paraId="551EE557" w14:textId="77777777" w:rsidR="003855B1" w:rsidRDefault="003855B1" w:rsidP="003855B1">
      <w:pPr>
        <w:shd w:val="clear" w:color="auto" w:fill="C0C0C0"/>
        <w:rPr>
          <w:rStyle w:val="sc01"/>
        </w:rPr>
      </w:pPr>
      <w:r>
        <w:rPr>
          <w:rStyle w:val="sc01"/>
        </w:rPr>
        <w:t xml:space="preserve">            </w:t>
      </w:r>
      <w:r>
        <w:rPr>
          <w:rStyle w:val="sc11"/>
        </w:rPr>
        <w:t>&lt;br&gt;</w:t>
      </w:r>
    </w:p>
    <w:p w14:paraId="1D512D79" w14:textId="77777777" w:rsidR="003855B1" w:rsidRDefault="003855B1" w:rsidP="003855B1">
      <w:pPr>
        <w:shd w:val="clear" w:color="auto" w:fill="C0C0C0"/>
        <w:rPr>
          <w:rStyle w:val="sc8"/>
        </w:rPr>
      </w:pPr>
      <w:r>
        <w:rPr>
          <w:rStyle w:val="sc01"/>
        </w:rPr>
        <w:t xml:space="preserve">            </w:t>
      </w:r>
      <w:r>
        <w:rPr>
          <w:rStyle w:val="sc11"/>
        </w:rPr>
        <w:t>&lt;iframe</w:t>
      </w:r>
      <w:r>
        <w:rPr>
          <w:rStyle w:val="sc8"/>
        </w:rPr>
        <w:t xml:space="preserve"> </w:t>
      </w:r>
      <w:r>
        <w:rPr>
          <w:rStyle w:val="sc31"/>
        </w:rPr>
        <w:t>width</w:t>
      </w:r>
      <w:r>
        <w:rPr>
          <w:rStyle w:val="sc8"/>
        </w:rPr>
        <w:t>=</w:t>
      </w:r>
      <w:r>
        <w:rPr>
          <w:rStyle w:val="sc61"/>
        </w:rPr>
        <w:t>"427"</w:t>
      </w:r>
      <w:r>
        <w:rPr>
          <w:rStyle w:val="sc8"/>
        </w:rPr>
        <w:t xml:space="preserve"> </w:t>
      </w:r>
      <w:r>
        <w:rPr>
          <w:rStyle w:val="sc31"/>
        </w:rPr>
        <w:t>height</w:t>
      </w:r>
      <w:r>
        <w:rPr>
          <w:rStyle w:val="sc8"/>
        </w:rPr>
        <w:t>=</w:t>
      </w:r>
      <w:r>
        <w:rPr>
          <w:rStyle w:val="sc61"/>
        </w:rPr>
        <w:t>"240"</w:t>
      </w:r>
      <w:r>
        <w:rPr>
          <w:rStyle w:val="sc8"/>
        </w:rPr>
        <w:t xml:space="preserve"> </w:t>
      </w:r>
    </w:p>
    <w:p w14:paraId="4E4A3FE4" w14:textId="77777777" w:rsidR="003855B1" w:rsidRDefault="003855B1" w:rsidP="003855B1">
      <w:pPr>
        <w:shd w:val="clear" w:color="auto" w:fill="C0C0C0"/>
        <w:rPr>
          <w:rStyle w:val="sc8"/>
        </w:rPr>
      </w:pPr>
      <w:r>
        <w:rPr>
          <w:rStyle w:val="sc8"/>
        </w:rPr>
        <w:t xml:space="preserve">                </w:t>
      </w:r>
      <w:r>
        <w:rPr>
          <w:rStyle w:val="sc31"/>
        </w:rPr>
        <w:t>src</w:t>
      </w:r>
      <w:r>
        <w:rPr>
          <w:rStyle w:val="sc8"/>
        </w:rPr>
        <w:t>=</w:t>
      </w:r>
      <w:r>
        <w:rPr>
          <w:rStyle w:val="sc61"/>
        </w:rPr>
        <w:t>"https://www.youtube.com/embed/zlepZJsoYcw"</w:t>
      </w:r>
    </w:p>
    <w:p w14:paraId="1181EBDE" w14:textId="77777777" w:rsidR="003855B1" w:rsidRDefault="003855B1" w:rsidP="003855B1">
      <w:pPr>
        <w:shd w:val="clear" w:color="auto" w:fill="C0C0C0"/>
        <w:rPr>
          <w:rStyle w:val="sc8"/>
        </w:rPr>
      </w:pPr>
      <w:r>
        <w:rPr>
          <w:rStyle w:val="sc8"/>
        </w:rPr>
        <w:t xml:space="preserve">                </w:t>
      </w:r>
      <w:r>
        <w:rPr>
          <w:rStyle w:val="sc31"/>
        </w:rPr>
        <w:t>frameborder</w:t>
      </w:r>
      <w:r>
        <w:rPr>
          <w:rStyle w:val="sc8"/>
        </w:rPr>
        <w:t>=</w:t>
      </w:r>
      <w:r>
        <w:rPr>
          <w:rStyle w:val="sc61"/>
        </w:rPr>
        <w:t>"0"</w:t>
      </w:r>
      <w:r>
        <w:rPr>
          <w:rStyle w:val="sc8"/>
        </w:rPr>
        <w:t xml:space="preserve"> </w:t>
      </w:r>
      <w:r>
        <w:rPr>
          <w:rStyle w:val="sc4"/>
        </w:rPr>
        <w:t>gesture</w:t>
      </w:r>
      <w:r>
        <w:rPr>
          <w:rStyle w:val="sc8"/>
        </w:rPr>
        <w:t>=</w:t>
      </w:r>
      <w:r>
        <w:rPr>
          <w:rStyle w:val="sc61"/>
        </w:rPr>
        <w:t>"media"</w:t>
      </w:r>
    </w:p>
    <w:p w14:paraId="4042558D" w14:textId="77777777" w:rsidR="003855B1" w:rsidRDefault="003855B1" w:rsidP="003855B1">
      <w:pPr>
        <w:shd w:val="clear" w:color="auto" w:fill="C0C0C0"/>
        <w:rPr>
          <w:rStyle w:val="sc01"/>
        </w:rPr>
      </w:pPr>
      <w:r>
        <w:rPr>
          <w:rStyle w:val="sc8"/>
        </w:rPr>
        <w:t xml:space="preserve">                </w:t>
      </w:r>
      <w:r>
        <w:rPr>
          <w:rStyle w:val="sc4"/>
        </w:rPr>
        <w:t>allow</w:t>
      </w:r>
      <w:r>
        <w:rPr>
          <w:rStyle w:val="sc8"/>
        </w:rPr>
        <w:t>=</w:t>
      </w:r>
      <w:r>
        <w:rPr>
          <w:rStyle w:val="sc61"/>
        </w:rPr>
        <w:t>"encrypted-media"</w:t>
      </w:r>
      <w:r>
        <w:rPr>
          <w:rStyle w:val="sc8"/>
        </w:rPr>
        <w:t xml:space="preserve"> </w:t>
      </w:r>
      <w:r>
        <w:rPr>
          <w:rStyle w:val="sc4"/>
        </w:rPr>
        <w:t>allowfullscreen</w:t>
      </w:r>
      <w:r>
        <w:rPr>
          <w:rStyle w:val="sc11"/>
        </w:rPr>
        <w:t>&gt;</w:t>
      </w:r>
    </w:p>
    <w:p w14:paraId="4BD8DB03" w14:textId="77777777" w:rsidR="003855B1" w:rsidRDefault="003855B1" w:rsidP="003855B1">
      <w:pPr>
        <w:shd w:val="clear" w:color="auto" w:fill="C0C0C0"/>
        <w:rPr>
          <w:rStyle w:val="sc01"/>
        </w:rPr>
      </w:pPr>
      <w:r>
        <w:rPr>
          <w:rStyle w:val="sc01"/>
        </w:rPr>
        <w:t xml:space="preserve">            </w:t>
      </w:r>
      <w:r>
        <w:rPr>
          <w:rStyle w:val="sc11"/>
        </w:rPr>
        <w:t>&lt;/iframe&gt;</w:t>
      </w:r>
    </w:p>
    <w:p w14:paraId="5956E54B" w14:textId="77777777" w:rsidR="003855B1" w:rsidRDefault="003855B1" w:rsidP="003855B1">
      <w:pPr>
        <w:shd w:val="clear" w:color="auto" w:fill="C0C0C0"/>
        <w:rPr>
          <w:rStyle w:val="sc01"/>
        </w:rPr>
      </w:pPr>
      <w:r>
        <w:rPr>
          <w:rStyle w:val="sc01"/>
        </w:rPr>
        <w:t xml:space="preserve">        @endif </w:t>
      </w:r>
    </w:p>
    <w:p w14:paraId="75A75AF7" w14:textId="77777777" w:rsidR="003855B1" w:rsidRDefault="003855B1" w:rsidP="003855B1">
      <w:pPr>
        <w:shd w:val="clear" w:color="auto" w:fill="C0C0C0"/>
        <w:rPr>
          <w:rStyle w:val="sc01"/>
        </w:rPr>
      </w:pPr>
      <w:r>
        <w:rPr>
          <w:rStyle w:val="sc01"/>
        </w:rPr>
        <w:t xml:space="preserve">    </w:t>
      </w:r>
      <w:r>
        <w:rPr>
          <w:rStyle w:val="sc11"/>
        </w:rPr>
        <w:t>&lt;/div&gt;</w:t>
      </w:r>
    </w:p>
    <w:p w14:paraId="3059A513" w14:textId="77777777" w:rsidR="003855B1" w:rsidRDefault="003855B1" w:rsidP="003855B1">
      <w:pPr>
        <w:shd w:val="clear" w:color="auto" w:fill="C0C0C0"/>
      </w:pPr>
      <w:r>
        <w:rPr>
          <w:rStyle w:val="sc01"/>
        </w:rPr>
        <w:t>@stop</w:t>
      </w:r>
    </w:p>
    <w:p w14:paraId="6968FD7B" w14:textId="77777777" w:rsidR="005A267E" w:rsidRDefault="005A267E" w:rsidP="005A267E">
      <w:pPr>
        <w:rPr>
          <w:rFonts w:ascii="Verdana" w:hAnsi="Verdana"/>
        </w:rPr>
      </w:pPr>
    </w:p>
    <w:p w14:paraId="285F1A10" w14:textId="77777777" w:rsidR="005A267E" w:rsidRDefault="005A267E" w:rsidP="005A267E">
      <w:pPr>
        <w:rPr>
          <w:rFonts w:ascii="Verdana" w:hAnsi="Verdana"/>
        </w:rPr>
      </w:pPr>
    </w:p>
    <w:p w14:paraId="53E5BC8A" w14:textId="7BD152B6" w:rsidR="0027701E" w:rsidRDefault="0027701E" w:rsidP="005A267E">
      <w:pPr>
        <w:rPr>
          <w:rFonts w:ascii="Verdana" w:hAnsi="Verdana"/>
        </w:rPr>
      </w:pPr>
      <w:r w:rsidRPr="0027701E">
        <w:rPr>
          <w:rFonts w:ascii="Verdana" w:hAnsi="Verdana"/>
        </w:rPr>
        <w:t>c:\laragon\www\lupto\app\Models\Trophy.php</w:t>
      </w:r>
    </w:p>
    <w:p w14:paraId="7BC198E0" w14:textId="64E3BAF7" w:rsidR="0027701E" w:rsidRDefault="0027701E" w:rsidP="0027701E">
      <w:pPr>
        <w:jc w:val="both"/>
        <w:rPr>
          <w:rFonts w:ascii="Verdana" w:hAnsi="Verdana"/>
        </w:rPr>
      </w:pPr>
      <w:r>
        <w:rPr>
          <w:rFonts w:ascii="Verdana" w:hAnsi="Verdana"/>
        </w:rPr>
        <w:t>Die Klasse „</w:t>
      </w:r>
      <w:r w:rsidRPr="00E11878">
        <w:rPr>
          <w:rFonts w:ascii="Verdana" w:hAnsi="Verdana"/>
        </w:rPr>
        <w:t>Trophy</w:t>
      </w:r>
      <w:r>
        <w:rPr>
          <w:rFonts w:ascii="Verdana" w:hAnsi="Verdana"/>
        </w:rPr>
        <w:t xml:space="preserve">“ beinhaltet die Methoden zur Überprüfung der Eintrittsbedingungen aller Auszeichnungen. Bei positiver Rückmeldung werden die Auszeichnungen </w:t>
      </w:r>
      <w:r w:rsidR="00A30601">
        <w:rPr>
          <w:rFonts w:ascii="Verdana" w:hAnsi="Verdana"/>
        </w:rPr>
        <w:t xml:space="preserve">dem aktuellen Benutzer </w:t>
      </w:r>
      <w:r w:rsidR="00F968A8">
        <w:rPr>
          <w:rFonts w:ascii="Verdana" w:hAnsi="Verdana"/>
        </w:rPr>
        <w:t>durch die Methode „</w:t>
      </w:r>
      <w:r w:rsidR="00F968A8" w:rsidRPr="00E11878">
        <w:rPr>
          <w:rFonts w:ascii="Verdana" w:hAnsi="Verdana"/>
        </w:rPr>
        <w:t>trophy()</w:t>
      </w:r>
      <w:r w:rsidR="00F968A8">
        <w:rPr>
          <w:rFonts w:ascii="Verdana" w:hAnsi="Verdana"/>
        </w:rPr>
        <w:t xml:space="preserve">“ </w:t>
      </w:r>
      <w:r>
        <w:rPr>
          <w:rFonts w:ascii="Verdana" w:hAnsi="Verdana"/>
        </w:rPr>
        <w:t>zugewiesen und in der Datenbank hinterlegt</w:t>
      </w:r>
      <w:r w:rsidR="00A30601">
        <w:rPr>
          <w:rFonts w:ascii="Verdana" w:hAnsi="Verdana"/>
        </w:rPr>
        <w:t>:</w:t>
      </w:r>
    </w:p>
    <w:p w14:paraId="0EBF6C9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FF0000"/>
          <w:sz w:val="20"/>
          <w:szCs w:val="20"/>
          <w:lang w:eastAsia="de-DE"/>
        </w:rPr>
        <w:t>&lt;?php</w:t>
      </w:r>
    </w:p>
    <w:p w14:paraId="60B59DE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3277272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namespace</w:t>
      </w:r>
      <w:r w:rsidRPr="003A1EF7">
        <w:rPr>
          <w:rFonts w:ascii="Consolas" w:eastAsia="Times New Roman" w:hAnsi="Consolas" w:cs="Times New Roman"/>
          <w:color w:val="000000"/>
          <w:sz w:val="20"/>
          <w:szCs w:val="20"/>
          <w:lang w:eastAsia="de-DE"/>
        </w:rPr>
        <w:t xml:space="preserve"> App\Models</w:t>
      </w:r>
      <w:r w:rsidRPr="003A1EF7">
        <w:rPr>
          <w:rFonts w:ascii="Consolas" w:eastAsia="Times New Roman" w:hAnsi="Consolas" w:cs="Times New Roman"/>
          <w:color w:val="8000FF"/>
          <w:sz w:val="20"/>
          <w:szCs w:val="20"/>
          <w:lang w:eastAsia="de-DE"/>
        </w:rPr>
        <w:t>;</w:t>
      </w:r>
    </w:p>
    <w:p w14:paraId="20257ED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97F29F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use</w:t>
      </w:r>
      <w:r w:rsidRPr="003A1EF7">
        <w:rPr>
          <w:rFonts w:ascii="Consolas" w:eastAsia="Times New Roman" w:hAnsi="Consolas" w:cs="Times New Roman"/>
          <w:color w:val="000000"/>
          <w:sz w:val="20"/>
          <w:szCs w:val="20"/>
          <w:lang w:eastAsia="de-DE"/>
        </w:rPr>
        <w:t xml:space="preserve"> Illuminate\Database\Eloquent\Model</w:t>
      </w:r>
      <w:r w:rsidRPr="003A1EF7">
        <w:rPr>
          <w:rFonts w:ascii="Consolas" w:eastAsia="Times New Roman" w:hAnsi="Consolas" w:cs="Times New Roman"/>
          <w:color w:val="8000FF"/>
          <w:sz w:val="20"/>
          <w:szCs w:val="20"/>
          <w:lang w:eastAsia="de-DE"/>
        </w:rPr>
        <w:t>;</w:t>
      </w:r>
    </w:p>
    <w:p w14:paraId="7E799CE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use</w:t>
      </w:r>
      <w:r w:rsidRPr="003A1EF7">
        <w:rPr>
          <w:rFonts w:ascii="Consolas" w:eastAsia="Times New Roman" w:hAnsi="Consolas" w:cs="Times New Roman"/>
          <w:color w:val="000000"/>
          <w:sz w:val="20"/>
          <w:szCs w:val="20"/>
          <w:lang w:eastAsia="de-DE"/>
        </w:rPr>
        <w:t xml:space="preserve"> Auth</w:t>
      </w:r>
      <w:r w:rsidRPr="003A1EF7">
        <w:rPr>
          <w:rFonts w:ascii="Consolas" w:eastAsia="Times New Roman" w:hAnsi="Consolas" w:cs="Times New Roman"/>
          <w:color w:val="8000FF"/>
          <w:sz w:val="20"/>
          <w:szCs w:val="20"/>
          <w:lang w:eastAsia="de-DE"/>
        </w:rPr>
        <w:t>;</w:t>
      </w:r>
    </w:p>
    <w:p w14:paraId="1A844D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lastRenderedPageBreak/>
        <w:t>use</w:t>
      </w:r>
      <w:r w:rsidRPr="003A1EF7">
        <w:rPr>
          <w:rFonts w:ascii="Consolas" w:eastAsia="Times New Roman" w:hAnsi="Consolas" w:cs="Times New Roman"/>
          <w:color w:val="000000"/>
          <w:sz w:val="20"/>
          <w:szCs w:val="20"/>
          <w:lang w:eastAsia="de-DE"/>
        </w:rPr>
        <w:t xml:space="preserve"> App\Models\User</w:t>
      </w:r>
      <w:r w:rsidRPr="003A1EF7">
        <w:rPr>
          <w:rFonts w:ascii="Consolas" w:eastAsia="Times New Roman" w:hAnsi="Consolas" w:cs="Times New Roman"/>
          <w:color w:val="8000FF"/>
          <w:sz w:val="20"/>
          <w:szCs w:val="20"/>
          <w:lang w:eastAsia="de-DE"/>
        </w:rPr>
        <w:t>;</w:t>
      </w:r>
    </w:p>
    <w:p w14:paraId="60A80C9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use</w:t>
      </w:r>
      <w:r w:rsidRPr="003A1EF7">
        <w:rPr>
          <w:rFonts w:ascii="Consolas" w:eastAsia="Times New Roman" w:hAnsi="Consolas" w:cs="Times New Roman"/>
          <w:color w:val="000000"/>
          <w:sz w:val="20"/>
          <w:szCs w:val="20"/>
          <w:lang w:eastAsia="de-DE"/>
        </w:rPr>
        <w:t xml:space="preserve"> App\Models\Logitem</w:t>
      </w:r>
      <w:r w:rsidRPr="003A1EF7">
        <w:rPr>
          <w:rFonts w:ascii="Consolas" w:eastAsia="Times New Roman" w:hAnsi="Consolas" w:cs="Times New Roman"/>
          <w:color w:val="8000FF"/>
          <w:sz w:val="20"/>
          <w:szCs w:val="20"/>
          <w:lang w:eastAsia="de-DE"/>
        </w:rPr>
        <w:t>;</w:t>
      </w:r>
    </w:p>
    <w:p w14:paraId="29F7625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use</w:t>
      </w:r>
      <w:r w:rsidRPr="003A1EF7">
        <w:rPr>
          <w:rFonts w:ascii="Consolas" w:eastAsia="Times New Roman" w:hAnsi="Consolas" w:cs="Times New Roman"/>
          <w:color w:val="000000"/>
          <w:sz w:val="20"/>
          <w:szCs w:val="20"/>
          <w:lang w:eastAsia="de-DE"/>
        </w:rPr>
        <w:t xml:space="preserve"> App\Models\BoxProgress</w:t>
      </w:r>
      <w:r w:rsidRPr="003A1EF7">
        <w:rPr>
          <w:rFonts w:ascii="Consolas" w:eastAsia="Times New Roman" w:hAnsi="Consolas" w:cs="Times New Roman"/>
          <w:color w:val="8000FF"/>
          <w:sz w:val="20"/>
          <w:szCs w:val="20"/>
          <w:lang w:eastAsia="de-DE"/>
        </w:rPr>
        <w:t>;</w:t>
      </w:r>
    </w:p>
    <w:p w14:paraId="128425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use</w:t>
      </w:r>
      <w:r w:rsidRPr="003A1EF7">
        <w:rPr>
          <w:rFonts w:ascii="Consolas" w:eastAsia="Times New Roman" w:hAnsi="Consolas" w:cs="Times New Roman"/>
          <w:color w:val="000000"/>
          <w:sz w:val="20"/>
          <w:szCs w:val="20"/>
          <w:lang w:eastAsia="de-DE"/>
        </w:rPr>
        <w:t xml:space="preserve"> App\Models\CardProgress</w:t>
      </w:r>
      <w:r w:rsidRPr="003A1EF7">
        <w:rPr>
          <w:rFonts w:ascii="Consolas" w:eastAsia="Times New Roman" w:hAnsi="Consolas" w:cs="Times New Roman"/>
          <w:color w:val="8000FF"/>
          <w:sz w:val="20"/>
          <w:szCs w:val="20"/>
          <w:lang w:eastAsia="de-DE"/>
        </w:rPr>
        <w:t>;</w:t>
      </w:r>
    </w:p>
    <w:p w14:paraId="7293286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282F2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class</w:t>
      </w:r>
      <w:r w:rsidRPr="003A1EF7">
        <w:rPr>
          <w:rFonts w:ascii="Consolas" w:eastAsia="Times New Roman" w:hAnsi="Consolas" w:cs="Times New Roman"/>
          <w:color w:val="000000"/>
          <w:sz w:val="20"/>
          <w:szCs w:val="20"/>
          <w:lang w:eastAsia="de-DE"/>
        </w:rPr>
        <w:t xml:space="preserve"> Trophy </w:t>
      </w:r>
      <w:r w:rsidRPr="003A1EF7">
        <w:rPr>
          <w:rFonts w:ascii="Consolas" w:eastAsia="Times New Roman" w:hAnsi="Consolas" w:cs="Times New Roman"/>
          <w:b/>
          <w:bCs/>
          <w:color w:val="0000FF"/>
          <w:sz w:val="20"/>
          <w:szCs w:val="20"/>
          <w:lang w:eastAsia="de-DE"/>
        </w:rPr>
        <w:t>extends</w:t>
      </w:r>
      <w:r w:rsidRPr="003A1EF7">
        <w:rPr>
          <w:rFonts w:ascii="Consolas" w:eastAsia="Times New Roman" w:hAnsi="Consolas" w:cs="Times New Roman"/>
          <w:color w:val="000000"/>
          <w:sz w:val="20"/>
          <w:szCs w:val="20"/>
          <w:lang w:eastAsia="de-DE"/>
        </w:rPr>
        <w:t xml:space="preserve"> Model</w:t>
      </w:r>
    </w:p>
    <w:p w14:paraId="4491B00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8000FF"/>
          <w:sz w:val="20"/>
          <w:szCs w:val="20"/>
          <w:lang w:eastAsia="de-DE"/>
        </w:rPr>
        <w:t>{</w:t>
      </w:r>
    </w:p>
    <w:p w14:paraId="241B6DF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protected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$table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'trophies'</w:t>
      </w:r>
      <w:r w:rsidRPr="003A1EF7">
        <w:rPr>
          <w:rFonts w:ascii="Consolas" w:eastAsia="Times New Roman" w:hAnsi="Consolas" w:cs="Times New Roman"/>
          <w:color w:val="8000FF"/>
          <w:sz w:val="20"/>
          <w:szCs w:val="20"/>
          <w:lang w:eastAsia="de-DE"/>
        </w:rPr>
        <w:t>;</w:t>
      </w:r>
    </w:p>
    <w:p w14:paraId="4B5659A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protected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$fillable</w:t>
      </w:r>
      <w:r w:rsidRPr="003A1EF7">
        <w:rPr>
          <w:rFonts w:ascii="Consolas" w:eastAsia="Times New Roman" w:hAnsi="Consolas" w:cs="Times New Roman"/>
          <w:color w:val="8000FF"/>
          <w:sz w:val="20"/>
          <w:szCs w:val="20"/>
          <w:lang w:eastAsia="de-DE"/>
        </w:rPr>
        <w:t>=[</w:t>
      </w:r>
    </w:p>
    <w:p w14:paraId="4ABA02A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'title'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'description'</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'icon'</w:t>
      </w:r>
      <w:r w:rsidRPr="003A1EF7">
        <w:rPr>
          <w:rFonts w:ascii="Consolas" w:eastAsia="Times New Roman" w:hAnsi="Consolas" w:cs="Times New Roman"/>
          <w:color w:val="8000FF"/>
          <w:sz w:val="20"/>
          <w:szCs w:val="20"/>
          <w:lang w:eastAsia="de-DE"/>
        </w:rPr>
        <w:t>,</w:t>
      </w:r>
    </w:p>
    <w:p w14:paraId="5D03C5B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4C4AE2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385B1D76"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A86105C"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if every trophy is assigned, if not check conditions</w:t>
      </w:r>
    </w:p>
    <w:p w14:paraId="242E60C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9642E0E"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public</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static</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function</w:t>
      </w:r>
      <w:r w:rsidRPr="00F637BD">
        <w:rPr>
          <w:rFonts w:ascii="Consolas" w:eastAsia="Times New Roman" w:hAnsi="Consolas" w:cs="Times New Roman"/>
          <w:color w:val="000000"/>
          <w:sz w:val="20"/>
          <w:szCs w:val="20"/>
          <w:lang w:eastAsia="de-DE"/>
        </w:rPr>
        <w:t xml:space="preserve"> assign</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w:t>
      </w:r>
    </w:p>
    <w:p w14:paraId="5347A0FB"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7DF7AB7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$inactiveCards</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BoxProgress</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where</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'user_id'</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id</w:t>
      </w:r>
      <w:r w:rsidRPr="00F637BD">
        <w:rPr>
          <w:rFonts w:ascii="Consolas" w:eastAsia="Times New Roman" w:hAnsi="Consolas" w:cs="Times New Roman"/>
          <w:color w:val="8000FF"/>
          <w:sz w:val="20"/>
          <w:szCs w:val="20"/>
          <w:lang w:eastAsia="de-DE"/>
        </w:rPr>
        <w:t>)</w:t>
      </w:r>
    </w:p>
    <w:p w14:paraId="217A4F8C"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sum</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'inactive_cards_count'</w:t>
      </w:r>
      <w:r w:rsidRPr="00F637BD">
        <w:rPr>
          <w:rFonts w:ascii="Consolas" w:eastAsia="Times New Roman" w:hAnsi="Consolas" w:cs="Times New Roman"/>
          <w:color w:val="8000FF"/>
          <w:sz w:val="20"/>
          <w:szCs w:val="20"/>
          <w:lang w:eastAsia="de-DE"/>
        </w:rPr>
        <w:t>);</w:t>
      </w:r>
    </w:p>
    <w:p w14:paraId="6C4A7ACF"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$activeCards</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BoxProgress</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where</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'user_id'</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id</w:t>
      </w:r>
      <w:r w:rsidRPr="00F637BD">
        <w:rPr>
          <w:rFonts w:ascii="Consolas" w:eastAsia="Times New Roman" w:hAnsi="Consolas" w:cs="Times New Roman"/>
          <w:color w:val="8000FF"/>
          <w:sz w:val="20"/>
          <w:szCs w:val="20"/>
          <w:lang w:eastAsia="de-DE"/>
        </w:rPr>
        <w:t>)</w:t>
      </w:r>
    </w:p>
    <w:p w14:paraId="005645F3"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sum</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'active_cards_count'</w:t>
      </w:r>
      <w:r w:rsidRPr="00F637BD">
        <w:rPr>
          <w:rFonts w:ascii="Consolas" w:eastAsia="Times New Roman" w:hAnsi="Consolas" w:cs="Times New Roman"/>
          <w:color w:val="8000FF"/>
          <w:sz w:val="20"/>
          <w:szCs w:val="20"/>
          <w:lang w:eastAsia="de-DE"/>
        </w:rPr>
        <w:t>);</w:t>
      </w:r>
    </w:p>
    <w:p w14:paraId="08C61A6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p>
    <w:p w14:paraId="32EE96F7"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$trophies</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Trophy</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all</w:t>
      </w:r>
      <w:r w:rsidRPr="00F637BD">
        <w:rPr>
          <w:rFonts w:ascii="Consolas" w:eastAsia="Times New Roman" w:hAnsi="Consolas" w:cs="Times New Roman"/>
          <w:color w:val="8000FF"/>
          <w:sz w:val="20"/>
          <w:szCs w:val="20"/>
          <w:lang w:eastAsia="de-DE"/>
        </w:rPr>
        <w:t>();</w:t>
      </w:r>
    </w:p>
    <w:p w14:paraId="06224B88"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foreach</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$trophies</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as</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$trophy</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CB8416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if</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trophy</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find</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$trophy</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id</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null</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73B246A6"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$help</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8080"/>
          <w:sz w:val="20"/>
          <w:szCs w:val="20"/>
          <w:lang w:eastAsia="de-DE"/>
        </w:rPr>
        <w:t>"check_"</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$trophy</w:t>
      </w:r>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id</w:t>
      </w:r>
      <w:r w:rsidRPr="00F637BD">
        <w:rPr>
          <w:rFonts w:ascii="Consolas" w:eastAsia="Times New Roman" w:hAnsi="Consolas" w:cs="Times New Roman"/>
          <w:color w:val="8000FF"/>
          <w:sz w:val="20"/>
          <w:szCs w:val="20"/>
          <w:lang w:eastAsia="de-DE"/>
        </w:rPr>
        <w:t>;</w:t>
      </w:r>
    </w:p>
    <w:p w14:paraId="194D4D5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if</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b/>
          <w:bCs/>
          <w:color w:val="0000FF"/>
          <w:sz w:val="20"/>
          <w:szCs w:val="20"/>
          <w:lang w:eastAsia="de-DE"/>
        </w:rPr>
        <w:t>function_exists</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$help</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459BA50B"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self</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$help</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$inactiveCards</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$activeCards</w:t>
      </w:r>
      <w:r w:rsidRPr="00F637BD">
        <w:rPr>
          <w:rFonts w:ascii="Consolas" w:eastAsia="Times New Roman" w:hAnsi="Consolas" w:cs="Times New Roman"/>
          <w:color w:val="8000FF"/>
          <w:sz w:val="20"/>
          <w:szCs w:val="20"/>
          <w:lang w:eastAsia="de-DE"/>
        </w:rPr>
        <w:t>);</w:t>
      </w:r>
    </w:p>
    <w:p w14:paraId="7F176C9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40ACBAC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3D868F34"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E30A417"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self</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check_12</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8000"/>
          <w:sz w:val="20"/>
          <w:szCs w:val="20"/>
          <w:lang w:eastAsia="de-DE"/>
        </w:rPr>
        <w:t>//this award is temporary (Murmel)</w:t>
      </w:r>
    </w:p>
    <w:p w14:paraId="5B13FD44"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return</w:t>
      </w:r>
      <w:r w:rsidRPr="00F637BD">
        <w:rPr>
          <w:rFonts w:ascii="Consolas" w:eastAsia="Times New Roman" w:hAnsi="Consolas" w:cs="Times New Roman"/>
          <w:color w:val="8000FF"/>
          <w:sz w:val="20"/>
          <w:szCs w:val="20"/>
          <w:lang w:eastAsia="de-DE"/>
        </w:rPr>
        <w:t>;</w:t>
      </w:r>
    </w:p>
    <w:p w14:paraId="28E7FDBC" w14:textId="77777777" w:rsidR="00F637BD" w:rsidRPr="00F637BD" w:rsidRDefault="00F637BD" w:rsidP="00F637BD">
      <w:pPr>
        <w:shd w:val="clear" w:color="auto" w:fill="C0C0C0"/>
        <w:spacing w:after="0" w:line="240" w:lineRule="auto"/>
        <w:rPr>
          <w:rFonts w:ascii="Times New Roman" w:eastAsia="Times New Roman" w:hAnsi="Times New Roman" w:cs="Times New Roman"/>
          <w:sz w:val="24"/>
          <w:szCs w:val="24"/>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DD74E5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7E5D84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7A789FD"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Trophy#1 'Round 1'</w:t>
      </w:r>
    </w:p>
    <w:p w14:paraId="0165998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has answered to every single question once</w:t>
      </w:r>
    </w:p>
    <w:p w14:paraId="31BFE2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295F532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check_1</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8000FF"/>
          <w:sz w:val="20"/>
          <w:szCs w:val="20"/>
          <w:lang w:eastAsia="de-DE"/>
        </w:rPr>
        <w:t>)</w:t>
      </w:r>
    </w:p>
    <w:p w14:paraId="4905204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64B3E24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3FB980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46050CA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AC34C0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1481E2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6B8A85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51DD41C"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45F283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Trophy#2 'Box 1'</w:t>
      </w:r>
    </w:p>
    <w:p w14:paraId="21968B24"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has no active card in box 1</w:t>
      </w:r>
    </w:p>
    <w:p w14:paraId="2764B0A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5CD9E8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8000FF"/>
          <w:sz w:val="20"/>
          <w:szCs w:val="20"/>
          <w:lang w:eastAsia="de-DE"/>
        </w:rPr>
        <w:t>)</w:t>
      </w:r>
    </w:p>
    <w:p w14:paraId="2EC9F2B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472154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$box1</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CardProgress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77A8003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031E192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sum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p>
    <w:p w14:paraId="34B6A8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$box1</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E7B972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2</w:t>
      </w:r>
      <w:r w:rsidRPr="003A1EF7">
        <w:rPr>
          <w:rFonts w:ascii="Consolas" w:eastAsia="Times New Roman" w:hAnsi="Consolas" w:cs="Times New Roman"/>
          <w:color w:val="8000FF"/>
          <w:sz w:val="20"/>
          <w:szCs w:val="20"/>
          <w:lang w:eastAsia="de-DE"/>
        </w:rPr>
        <w:t>]);</w:t>
      </w:r>
    </w:p>
    <w:p w14:paraId="46631BE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8000FF"/>
          <w:sz w:val="20"/>
          <w:szCs w:val="20"/>
          <w:lang w:eastAsia="de-DE"/>
        </w:rPr>
        <w:t>}</w:t>
      </w:r>
    </w:p>
    <w:p w14:paraId="633200C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0548AF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662FF5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6EE9900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Trophy#3 'Box 2'</w:t>
      </w:r>
    </w:p>
    <w:p w14:paraId="11465E7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has no active card in box 2 or less</w:t>
      </w:r>
    </w:p>
    <w:p w14:paraId="53A1D41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025160C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check_3</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8000FF"/>
          <w:sz w:val="20"/>
          <w:szCs w:val="20"/>
          <w:lang w:eastAsia="de-DE"/>
        </w:rPr>
        <w:t>)</w:t>
      </w:r>
    </w:p>
    <w:p w14:paraId="06FB5D0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42CDD7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CardProgress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7838FBB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3</w:t>
      </w:r>
      <w:r w:rsidRPr="003A1EF7">
        <w:rPr>
          <w:rFonts w:ascii="Consolas" w:eastAsia="Times New Roman" w:hAnsi="Consolas" w:cs="Times New Roman"/>
          <w:color w:val="8000FF"/>
          <w:sz w:val="20"/>
          <w:szCs w:val="20"/>
          <w:lang w:eastAsia="de-DE"/>
        </w:rPr>
        <w:t>)</w:t>
      </w:r>
    </w:p>
    <w:p w14:paraId="3D1E1A0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sum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p>
    <w:p w14:paraId="46D8C04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$box2</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4553FC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3</w:t>
      </w:r>
      <w:r w:rsidRPr="003A1EF7">
        <w:rPr>
          <w:rFonts w:ascii="Consolas" w:eastAsia="Times New Roman" w:hAnsi="Consolas" w:cs="Times New Roman"/>
          <w:color w:val="8000FF"/>
          <w:sz w:val="20"/>
          <w:szCs w:val="20"/>
          <w:lang w:eastAsia="de-DE"/>
        </w:rPr>
        <w:t>]);</w:t>
      </w:r>
    </w:p>
    <w:p w14:paraId="557D9DC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F1A89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82915A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6B3033A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333A904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Trophy#4 'Box 3'</w:t>
      </w:r>
    </w:p>
    <w:p w14:paraId="68BD719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has no active card in box 3 or less</w:t>
      </w:r>
    </w:p>
    <w:p w14:paraId="46BCB0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FC5A9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check_4</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8000FF"/>
          <w:sz w:val="20"/>
          <w:szCs w:val="20"/>
          <w:lang w:eastAsia="de-DE"/>
        </w:rPr>
        <w:t>)</w:t>
      </w:r>
    </w:p>
    <w:p w14:paraId="6CFE16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ABC44D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$box3</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CardProgress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53A95AF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p>
    <w:p w14:paraId="2312DF4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sum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p>
    <w:p w14:paraId="260BF60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$box3</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$inactiveCards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3E9C7C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p>
    <w:p w14:paraId="2AA1EC5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0F4B7A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736205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282821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3C49A5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286114F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Trophy#5 'Profile'</w:t>
      </w:r>
    </w:p>
    <w:p w14:paraId="2F6DB45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completed his profile</w:t>
      </w:r>
    </w:p>
    <w:p w14:paraId="1EABAC4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AFC9DE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check_5</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08432BD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3F4DCE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email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33CB339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gender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15868E4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firstname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660E227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lastname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474E4C0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avatar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21C6DBD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address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64EBBAC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zip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4268C2E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city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4808E4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83D016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p>
    <w:p w14:paraId="776CA4B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DF7CC7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66B858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5EEBB3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2916D78"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302186C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Trophy#6 'Freetime'</w:t>
      </w:r>
    </w:p>
    <w:p w14:paraId="113C9FF8"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answered questions after 17:00</w:t>
      </w:r>
    </w:p>
    <w:p w14:paraId="5DD1A37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E79EDA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check_6</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369F8B3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1ADA65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CardProgress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get</w:t>
      </w:r>
      <w:r w:rsidRPr="003A1EF7">
        <w:rPr>
          <w:rFonts w:ascii="Consolas" w:eastAsia="Times New Roman" w:hAnsi="Consolas" w:cs="Times New Roman"/>
          <w:color w:val="8000FF"/>
          <w:sz w:val="20"/>
          <w:szCs w:val="20"/>
          <w:lang w:eastAsia="de-DE"/>
        </w:rPr>
        <w:t>();</w:t>
      </w:r>
    </w:p>
    <w:p w14:paraId="1DD3F34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foreach</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729058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$timeToProof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'Hi'</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strtotime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$logon</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updated_at</w:t>
      </w:r>
      <w:r w:rsidRPr="003A1EF7">
        <w:rPr>
          <w:rFonts w:ascii="Consolas" w:eastAsia="Times New Roman" w:hAnsi="Consolas" w:cs="Times New Roman"/>
          <w:color w:val="8000FF"/>
          <w:sz w:val="20"/>
          <w:szCs w:val="20"/>
          <w:lang w:eastAsia="de-DE"/>
        </w:rPr>
        <w:t>));</w:t>
      </w:r>
    </w:p>
    <w:p w14:paraId="2BC59C8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$timeToProof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1700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712BF6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6</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0544F25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112928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08B4BF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AEDE1D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2FD441B"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92A86C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Trophy#7 'Logins'</w:t>
      </w:r>
    </w:p>
    <w:p w14:paraId="0F80E792"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user logged in for 100 times</w:t>
      </w:r>
    </w:p>
    <w:p w14:paraId="5F4081C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8BEF8B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check_7</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6159883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2CC3F4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Logitem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30A3C28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'subtype'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'login'</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b/>
          <w:bCs/>
          <w:color w:val="0000FF"/>
          <w:sz w:val="20"/>
          <w:szCs w:val="20"/>
          <w:lang w:eastAsia="de-DE"/>
        </w:rPr>
        <w:t>count</w:t>
      </w:r>
      <w:r w:rsidRPr="003A1EF7">
        <w:rPr>
          <w:rFonts w:ascii="Consolas" w:eastAsia="Times New Roman" w:hAnsi="Consolas" w:cs="Times New Roman"/>
          <w:color w:val="8000FF"/>
          <w:sz w:val="20"/>
          <w:szCs w:val="20"/>
          <w:lang w:eastAsia="de-DE"/>
        </w:rPr>
        <w:t>();</w:t>
      </w:r>
    </w:p>
    <w:p w14:paraId="156AC96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7</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CBD40C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7</w:t>
      </w:r>
      <w:r w:rsidRPr="003A1EF7">
        <w:rPr>
          <w:rFonts w:ascii="Consolas" w:eastAsia="Times New Roman" w:hAnsi="Consolas" w:cs="Times New Roman"/>
          <w:color w:val="8000FF"/>
          <w:sz w:val="20"/>
          <w:szCs w:val="20"/>
          <w:lang w:eastAsia="de-DE"/>
        </w:rPr>
        <w:t>]);</w:t>
      </w:r>
    </w:p>
    <w:p w14:paraId="436AA2E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CF944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1C0EE6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186522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290AD4F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Trophy#8 'Logins'</w:t>
      </w:r>
    </w:p>
    <w:p w14:paraId="1F9830E4"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user logged in for 250 times</w:t>
      </w:r>
    </w:p>
    <w:p w14:paraId="2C9860A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6CC1185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check_8</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46CEF55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CA674F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Logitem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68E17B8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'subtype'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'login'</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b/>
          <w:bCs/>
          <w:color w:val="0000FF"/>
          <w:sz w:val="20"/>
          <w:szCs w:val="20"/>
          <w:lang w:eastAsia="de-DE"/>
        </w:rPr>
        <w:t>count</w:t>
      </w:r>
      <w:r w:rsidRPr="003A1EF7">
        <w:rPr>
          <w:rFonts w:ascii="Consolas" w:eastAsia="Times New Roman" w:hAnsi="Consolas" w:cs="Times New Roman"/>
          <w:color w:val="8000FF"/>
          <w:sz w:val="20"/>
          <w:szCs w:val="20"/>
          <w:lang w:eastAsia="de-DE"/>
        </w:rPr>
        <w:t>();</w:t>
      </w:r>
    </w:p>
    <w:p w14:paraId="2D4C971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8</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250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E4C941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8</w:t>
      </w:r>
      <w:r w:rsidRPr="003A1EF7">
        <w:rPr>
          <w:rFonts w:ascii="Consolas" w:eastAsia="Times New Roman" w:hAnsi="Consolas" w:cs="Times New Roman"/>
          <w:color w:val="8000FF"/>
          <w:sz w:val="20"/>
          <w:szCs w:val="20"/>
          <w:lang w:eastAsia="de-DE"/>
        </w:rPr>
        <w:t>]);</w:t>
      </w:r>
    </w:p>
    <w:p w14:paraId="0ADAD8B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8B845D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05BF16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249651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54B73D2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Trophy#8 'Logins'</w:t>
      </w:r>
    </w:p>
    <w:p w14:paraId="14B1E44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user logged in for 500 times</w:t>
      </w:r>
    </w:p>
    <w:p w14:paraId="0790345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235BE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check_9</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22CDE83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05269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Logitem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049FDC8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'subtype'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'login'</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b/>
          <w:bCs/>
          <w:color w:val="0000FF"/>
          <w:sz w:val="20"/>
          <w:szCs w:val="20"/>
          <w:lang w:eastAsia="de-DE"/>
        </w:rPr>
        <w:t>count</w:t>
      </w:r>
      <w:r w:rsidRPr="003A1EF7">
        <w:rPr>
          <w:rFonts w:ascii="Consolas" w:eastAsia="Times New Roman" w:hAnsi="Consolas" w:cs="Times New Roman"/>
          <w:color w:val="8000FF"/>
          <w:sz w:val="20"/>
          <w:szCs w:val="20"/>
          <w:lang w:eastAsia="de-DE"/>
        </w:rPr>
        <w:t>();</w:t>
      </w:r>
    </w:p>
    <w:p w14:paraId="03DC5AE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9</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796F4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9</w:t>
      </w:r>
      <w:r w:rsidRPr="003A1EF7">
        <w:rPr>
          <w:rFonts w:ascii="Consolas" w:eastAsia="Times New Roman" w:hAnsi="Consolas" w:cs="Times New Roman"/>
          <w:color w:val="8000FF"/>
          <w:sz w:val="20"/>
          <w:szCs w:val="20"/>
          <w:lang w:eastAsia="de-DE"/>
        </w:rPr>
        <w:t>]);</w:t>
      </w:r>
    </w:p>
    <w:p w14:paraId="352CDF0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574138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11E57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40AA0D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6CA37D2"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Trophy#10 'Communication'</w:t>
      </w:r>
    </w:p>
    <w:p w14:paraId="56CC3E9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sent more then 9 messages</w:t>
      </w:r>
    </w:p>
    <w:p w14:paraId="748A15B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707139F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42CABDF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6E737F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$mails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logitem</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'type'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'message'</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b/>
          <w:bCs/>
          <w:color w:val="0000FF"/>
          <w:sz w:val="20"/>
          <w:szCs w:val="20"/>
          <w:lang w:eastAsia="de-DE"/>
        </w:rPr>
        <w:t>count</w:t>
      </w:r>
      <w:r w:rsidRPr="003A1EF7">
        <w:rPr>
          <w:rFonts w:ascii="Consolas" w:eastAsia="Times New Roman" w:hAnsi="Consolas" w:cs="Times New Roman"/>
          <w:color w:val="8000FF"/>
          <w:sz w:val="20"/>
          <w:szCs w:val="20"/>
          <w:lang w:eastAsia="de-DE"/>
        </w:rPr>
        <w:t>();</w:t>
      </w:r>
    </w:p>
    <w:p w14:paraId="1F5C2E7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$mails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E6F7CC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p>
    <w:p w14:paraId="06118C5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A41E7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8000FF"/>
          <w:sz w:val="20"/>
          <w:szCs w:val="20"/>
          <w:lang w:eastAsia="de-DE"/>
        </w:rPr>
        <w:t>}</w:t>
      </w:r>
    </w:p>
    <w:p w14:paraId="7D59450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64B9E8F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B2C552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Trophy#11 'Genius'</w:t>
      </w:r>
    </w:p>
    <w:p w14:paraId="7ECC97A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more than 92% of all given answers</w:t>
      </w:r>
    </w:p>
    <w:p w14:paraId="09E3E37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are correct</w:t>
      </w:r>
    </w:p>
    <w:p w14:paraId="069A7D2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6FBF7B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check_11</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p>
    <w:p w14:paraId="20025FF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62815A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$box5</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CardProgress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p>
    <w:p w14:paraId="1AD3140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'repetition_counter'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p>
    <w:p w14:paraId="2EB486D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b/>
          <w:bCs/>
          <w:color w:val="0000FF"/>
          <w:sz w:val="20"/>
          <w:szCs w:val="20"/>
          <w:lang w:eastAsia="de-DE"/>
        </w:rPr>
        <w:t>count</w:t>
      </w:r>
      <w:r w:rsidRPr="003A1EF7">
        <w:rPr>
          <w:rFonts w:ascii="Consolas" w:eastAsia="Times New Roman" w:hAnsi="Consolas" w:cs="Times New Roman"/>
          <w:color w:val="8000FF"/>
          <w:sz w:val="20"/>
          <w:szCs w:val="20"/>
          <w:lang w:eastAsia="de-DE"/>
        </w:rPr>
        <w:t>();</w:t>
      </w:r>
    </w:p>
    <w:p w14:paraId="5EA5E3A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$activeCardsCount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BoxProgress</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1D1C9A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sum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'active_cards_count'</w:t>
      </w:r>
      <w:r w:rsidRPr="003A1EF7">
        <w:rPr>
          <w:rFonts w:ascii="Consolas" w:eastAsia="Times New Roman" w:hAnsi="Consolas" w:cs="Times New Roman"/>
          <w:color w:val="8000FF"/>
          <w:sz w:val="20"/>
          <w:szCs w:val="20"/>
          <w:lang w:eastAsia="de-DE"/>
        </w:rPr>
        <w:t>);</w:t>
      </w:r>
    </w:p>
    <w:p w14:paraId="6D6F39B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$activeCardsCount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F067C0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$rate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$box5</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$activeCardsCount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100</w:t>
      </w:r>
      <w:r w:rsidRPr="003A1EF7">
        <w:rPr>
          <w:rFonts w:ascii="Consolas" w:eastAsia="Times New Roman" w:hAnsi="Consolas" w:cs="Times New Roman"/>
          <w:color w:val="8000FF"/>
          <w:sz w:val="20"/>
          <w:szCs w:val="20"/>
          <w:lang w:eastAsia="de-DE"/>
        </w:rPr>
        <w:t>;</w:t>
      </w:r>
    </w:p>
    <w:p w14:paraId="16D1AC5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$rate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92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4CDEA4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11</w:t>
      </w:r>
      <w:r w:rsidRPr="003A1EF7">
        <w:rPr>
          <w:rFonts w:ascii="Consolas" w:eastAsia="Times New Roman" w:hAnsi="Consolas" w:cs="Times New Roman"/>
          <w:color w:val="8000FF"/>
          <w:sz w:val="20"/>
          <w:szCs w:val="20"/>
          <w:lang w:eastAsia="de-DE"/>
        </w:rPr>
        <w:t>]);</w:t>
      </w:r>
    </w:p>
    <w:p w14:paraId="6AA1DA7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E461EC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317B08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EDCFF8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F43532D"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54DAD8A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the conditions for Trophy#12 'Murmel'</w:t>
      </w:r>
    </w:p>
    <w:p w14:paraId="6AB6BA36"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condition: if user was logged in on every weekday </w:t>
      </w:r>
    </w:p>
    <w:p w14:paraId="7F129C4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in the past week</w:t>
      </w:r>
    </w:p>
    <w:p w14:paraId="080166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8C10E9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public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static</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function</w:t>
      </w:r>
      <w:r w:rsidRPr="003A1EF7">
        <w:rPr>
          <w:rFonts w:ascii="Consolas" w:eastAsia="Times New Roman" w:hAnsi="Consolas" w:cs="Times New Roman"/>
          <w:color w:val="000000"/>
          <w:sz w:val="20"/>
          <w:szCs w:val="20"/>
          <w:lang w:eastAsia="de-DE"/>
        </w:rPr>
        <w:t xml:space="preserve"> check_12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615AC7D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2B2953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$murmel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p>
    <w:p w14:paraId="4814668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for</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&lt;=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1AF395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$dateToCheck</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'd.m.Y'</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strtotime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'last monday +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 days'</w:t>
      </w:r>
      <w:r w:rsidRPr="003A1EF7">
        <w:rPr>
          <w:rFonts w:ascii="Consolas" w:eastAsia="Times New Roman" w:hAnsi="Consolas" w:cs="Times New Roman"/>
          <w:color w:val="8000FF"/>
          <w:sz w:val="20"/>
          <w:szCs w:val="20"/>
          <w:lang w:eastAsia="de-DE"/>
        </w:rPr>
        <w:t>));</w:t>
      </w:r>
    </w:p>
    <w:p w14:paraId="4A36A93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foreach</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Logitem</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where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'user_id'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id</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get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as</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$logon</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E05DC0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$logitem</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'd.m.Y'</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strtotime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$logon</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created_at</w:t>
      </w:r>
      <w:r w:rsidRPr="003A1EF7">
        <w:rPr>
          <w:rFonts w:ascii="Consolas" w:eastAsia="Times New Roman" w:hAnsi="Consolas" w:cs="Times New Roman"/>
          <w:color w:val="8000FF"/>
          <w:sz w:val="20"/>
          <w:szCs w:val="20"/>
          <w:lang w:eastAsia="de-DE"/>
        </w:rPr>
        <w:t>));</w:t>
      </w:r>
    </w:p>
    <w:p w14:paraId="31D6AB7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$logitem</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$dateToCheck</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37DEE6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$murmel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$murmel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612F689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break</w:t>
      </w:r>
      <w:r w:rsidRPr="003A1EF7">
        <w:rPr>
          <w:rFonts w:ascii="Consolas" w:eastAsia="Times New Roman" w:hAnsi="Consolas" w:cs="Times New Roman"/>
          <w:color w:val="8000FF"/>
          <w:sz w:val="20"/>
          <w:szCs w:val="20"/>
          <w:lang w:eastAsia="de-DE"/>
        </w:rPr>
        <w:t>;</w:t>
      </w:r>
    </w:p>
    <w:p w14:paraId="72CB4E4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C86DE3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D070D4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295A3B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if</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$murmel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1B6FA3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attach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12</w:t>
      </w:r>
      <w:r w:rsidRPr="003A1EF7">
        <w:rPr>
          <w:rFonts w:ascii="Consolas" w:eastAsia="Times New Roman" w:hAnsi="Consolas" w:cs="Times New Roman"/>
          <w:color w:val="8000FF"/>
          <w:sz w:val="20"/>
          <w:szCs w:val="20"/>
          <w:lang w:eastAsia="de-DE"/>
        </w:rPr>
        <w:t>]);</w:t>
      </w:r>
    </w:p>
    <w:p w14:paraId="13AA4D0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759C3D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else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9B9B3D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trophy</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detach</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'trophy_id'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12</w:t>
      </w:r>
      <w:r w:rsidRPr="003A1EF7">
        <w:rPr>
          <w:rFonts w:ascii="Consolas" w:eastAsia="Times New Roman" w:hAnsi="Consolas" w:cs="Times New Roman"/>
          <w:color w:val="8000FF"/>
          <w:sz w:val="20"/>
          <w:szCs w:val="20"/>
          <w:lang w:eastAsia="de-DE"/>
        </w:rPr>
        <w:t>]);</w:t>
      </w:r>
    </w:p>
    <w:p w14:paraId="0436130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985DD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return</w:t>
      </w:r>
      <w:r w:rsidRPr="003A1EF7">
        <w:rPr>
          <w:rFonts w:ascii="Consolas" w:eastAsia="Times New Roman" w:hAnsi="Consolas" w:cs="Times New Roman"/>
          <w:color w:val="8000FF"/>
          <w:sz w:val="20"/>
          <w:szCs w:val="20"/>
          <w:lang w:eastAsia="de-DE"/>
        </w:rPr>
        <w:t>;</w:t>
      </w:r>
    </w:p>
    <w:p w14:paraId="0F9E83E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F378D2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8000FF"/>
          <w:sz w:val="20"/>
          <w:szCs w:val="20"/>
          <w:lang w:eastAsia="de-DE"/>
        </w:rPr>
        <w:t>}</w:t>
      </w:r>
    </w:p>
    <w:p w14:paraId="641CAC79" w14:textId="4842D840" w:rsidR="0027701E" w:rsidRDefault="0027701E" w:rsidP="0040134C">
      <w:pPr>
        <w:rPr>
          <w:rFonts w:ascii="Verdana" w:hAnsi="Verdana"/>
        </w:rPr>
      </w:pPr>
    </w:p>
    <w:p w14:paraId="476EFDC5" w14:textId="080A4556" w:rsidR="00F968A8" w:rsidRDefault="00F968A8" w:rsidP="0040134C">
      <w:pPr>
        <w:rPr>
          <w:rFonts w:ascii="Verdana" w:hAnsi="Verdana"/>
        </w:rPr>
      </w:pPr>
    </w:p>
    <w:p w14:paraId="3AD63CF5" w14:textId="77777777" w:rsidR="00B5016C" w:rsidRDefault="00B5016C">
      <w:pPr>
        <w:rPr>
          <w:rFonts w:ascii="Verdana" w:hAnsi="Verdana"/>
        </w:rPr>
      </w:pPr>
      <w:r>
        <w:rPr>
          <w:rFonts w:ascii="Verdana" w:hAnsi="Verdana"/>
        </w:rPr>
        <w:br w:type="page"/>
      </w:r>
    </w:p>
    <w:p w14:paraId="0D12B4C2" w14:textId="6958F3E9" w:rsidR="00F968A8" w:rsidRDefault="00F968A8" w:rsidP="0040134C">
      <w:pPr>
        <w:rPr>
          <w:rFonts w:ascii="Verdana" w:hAnsi="Verdana"/>
        </w:rPr>
      </w:pPr>
      <w:r w:rsidRPr="00F968A8">
        <w:rPr>
          <w:rFonts w:ascii="Verdana" w:hAnsi="Verdana"/>
        </w:rPr>
        <w:lastRenderedPageBreak/>
        <w:t>c:\laragon\www\lupto\app\Models\User.php</w:t>
      </w:r>
      <w:r>
        <w:rPr>
          <w:rFonts w:ascii="Verdana" w:hAnsi="Verdana"/>
        </w:rPr>
        <w:t xml:space="preserve"> </w:t>
      </w:r>
      <w:r w:rsidR="00597656">
        <w:rPr>
          <w:rFonts w:ascii="Segoe UI Symbol" w:hAnsi="Segoe UI Symbol" w:cs="Segoe UI Symbol"/>
          <w:sz w:val="21"/>
          <w:szCs w:val="21"/>
        </w:rPr>
        <w:t>➜</w:t>
      </w:r>
      <w:r>
        <w:rPr>
          <w:rFonts w:ascii="Verdana" w:hAnsi="Verdana"/>
        </w:rPr>
        <w:t xml:space="preserve"> wurde ergänzt</w:t>
      </w:r>
    </w:p>
    <w:p w14:paraId="5CE2A38E" w14:textId="5C977C85" w:rsidR="00F968A8" w:rsidRDefault="00F968A8" w:rsidP="003A1EF7">
      <w:pPr>
        <w:jc w:val="both"/>
        <w:rPr>
          <w:rFonts w:ascii="Verdana" w:hAnsi="Verdana"/>
        </w:rPr>
      </w:pPr>
      <w:r>
        <w:rPr>
          <w:rFonts w:ascii="Verdana" w:hAnsi="Verdana"/>
        </w:rPr>
        <w:t>Die bestehende</w:t>
      </w:r>
      <w:del w:id="56" w:author="Johanna Erkens" w:date="2018-04-06T11:26:00Z">
        <w:r w:rsidDel="00E11878">
          <w:rPr>
            <w:rFonts w:ascii="Verdana" w:hAnsi="Verdana"/>
          </w:rPr>
          <w:delText>n</w:delText>
        </w:r>
      </w:del>
      <w:r>
        <w:rPr>
          <w:rFonts w:ascii="Verdana" w:hAnsi="Verdana"/>
        </w:rPr>
        <w:t xml:space="preserve"> Klasse „</w:t>
      </w:r>
      <w:r w:rsidRPr="00E11878">
        <w:rPr>
          <w:rFonts w:ascii="Verdana" w:hAnsi="Verdana"/>
        </w:rPr>
        <w:t>User</w:t>
      </w:r>
      <w:r>
        <w:rPr>
          <w:rFonts w:ascii="Verdana" w:hAnsi="Verdana"/>
        </w:rPr>
        <w:t>“ wurde um die Methode „</w:t>
      </w:r>
      <w:r w:rsidRPr="00E11878">
        <w:rPr>
          <w:rFonts w:ascii="Verdana" w:hAnsi="Verdana"/>
        </w:rPr>
        <w:t>trophy()</w:t>
      </w:r>
      <w:r>
        <w:rPr>
          <w:rFonts w:ascii="Verdana" w:hAnsi="Verdana"/>
        </w:rPr>
        <w:t>“ erweitert. Hier findet die eigentliche Zuweisung einer erlangten Auszeichnung mittels einer Zwischentabelle statt</w:t>
      </w:r>
      <w:ins w:id="57" w:author="Johanna Erkens" w:date="2018-04-06T10:23:00Z">
        <w:r w:rsidR="00A30601">
          <w:rPr>
            <w:rFonts w:ascii="Verdana" w:hAnsi="Verdana"/>
          </w:rPr>
          <w:t>:</w:t>
        </w:r>
      </w:ins>
      <w:del w:id="58" w:author="Johanna Erkens" w:date="2018-04-06T10:23:00Z">
        <w:r w:rsidDel="00A30601">
          <w:rPr>
            <w:rFonts w:ascii="Verdana" w:hAnsi="Verdana"/>
          </w:rPr>
          <w:delText>.</w:delText>
        </w:r>
      </w:del>
    </w:p>
    <w:p w14:paraId="7CC196B9"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8000"/>
          <w:sz w:val="20"/>
          <w:szCs w:val="20"/>
          <w:lang w:eastAsia="de-DE"/>
        </w:rPr>
        <w:t>/**</w:t>
      </w:r>
    </w:p>
    <w:p w14:paraId="29C0208F"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8000"/>
          <w:sz w:val="20"/>
          <w:szCs w:val="20"/>
          <w:lang w:eastAsia="de-DE"/>
        </w:rPr>
        <w:t xml:space="preserve">     *</w:t>
      </w:r>
    </w:p>
    <w:p w14:paraId="4AADD069"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8000"/>
          <w:sz w:val="20"/>
          <w:szCs w:val="20"/>
          <w:lang w:eastAsia="de-DE"/>
        </w:rPr>
        <w:t xml:space="preserve">     * @return Illuminate\Database\Eloquent\Relations\hasMany</w:t>
      </w:r>
    </w:p>
    <w:p w14:paraId="09212A68"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8000"/>
          <w:sz w:val="20"/>
          <w:szCs w:val="20"/>
          <w:lang w:eastAsia="de-DE"/>
        </w:rPr>
        <w:t xml:space="preserve">     */</w:t>
      </w:r>
    </w:p>
    <w:p w14:paraId="58649E96"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b/>
          <w:bCs/>
          <w:color w:val="0000FF"/>
          <w:sz w:val="20"/>
          <w:szCs w:val="20"/>
          <w:lang w:eastAsia="de-DE"/>
        </w:rPr>
        <w:t>public</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b/>
          <w:bCs/>
          <w:color w:val="0000FF"/>
          <w:sz w:val="20"/>
          <w:szCs w:val="20"/>
          <w:lang w:eastAsia="de-DE"/>
        </w:rPr>
        <w:t>function</w:t>
      </w:r>
      <w:r w:rsidRPr="00E302F9">
        <w:rPr>
          <w:rFonts w:ascii="Consolas" w:eastAsia="Times New Roman" w:hAnsi="Consolas" w:cs="Times New Roman"/>
          <w:color w:val="000000"/>
          <w:sz w:val="20"/>
          <w:szCs w:val="20"/>
          <w:lang w:eastAsia="de-DE"/>
        </w:rPr>
        <w:t xml:space="preserve"> trophy</w:t>
      </w:r>
      <w:r w:rsidRPr="00E302F9">
        <w:rPr>
          <w:rFonts w:ascii="Consolas" w:eastAsia="Times New Roman" w:hAnsi="Consolas" w:cs="Times New Roman"/>
          <w:color w:val="8000FF"/>
          <w:sz w:val="20"/>
          <w:szCs w:val="20"/>
          <w:lang w:eastAsia="de-DE"/>
        </w:rPr>
        <w:t>()</w:t>
      </w:r>
    </w:p>
    <w:p w14:paraId="2724D349"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00FF"/>
          <w:sz w:val="20"/>
          <w:szCs w:val="20"/>
          <w:lang w:eastAsia="de-DE"/>
        </w:rPr>
        <w:t>{</w:t>
      </w:r>
    </w:p>
    <w:p w14:paraId="4ACA557C"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8000"/>
          <w:sz w:val="20"/>
          <w:szCs w:val="20"/>
          <w:lang w:eastAsia="de-DE"/>
        </w:rPr>
        <w:t>// assign trophy to the user</w:t>
      </w:r>
    </w:p>
    <w:p w14:paraId="4F3E5834"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b/>
          <w:bCs/>
          <w:color w:val="0000FF"/>
          <w:sz w:val="20"/>
          <w:szCs w:val="20"/>
          <w:lang w:eastAsia="de-DE"/>
        </w:rPr>
        <w:t>return</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0080"/>
          <w:sz w:val="20"/>
          <w:szCs w:val="20"/>
          <w:lang w:eastAsia="de-DE"/>
        </w:rPr>
        <w:t>$this</w:t>
      </w:r>
      <w:r w:rsidRPr="00E302F9">
        <w:rPr>
          <w:rFonts w:ascii="Consolas" w:eastAsia="Times New Roman" w:hAnsi="Consolas" w:cs="Times New Roman"/>
          <w:color w:val="8000FF"/>
          <w:sz w:val="20"/>
          <w:szCs w:val="20"/>
          <w:lang w:eastAsia="de-DE"/>
        </w:rPr>
        <w:t>-&gt;</w:t>
      </w:r>
      <w:r w:rsidRPr="00E302F9">
        <w:rPr>
          <w:rFonts w:ascii="Consolas" w:eastAsia="Times New Roman" w:hAnsi="Consolas" w:cs="Times New Roman"/>
          <w:color w:val="000000"/>
          <w:sz w:val="20"/>
          <w:szCs w:val="20"/>
          <w:lang w:eastAsia="de-DE"/>
        </w:rPr>
        <w:t>belongsToMany</w:t>
      </w:r>
      <w:r w:rsidRPr="00E302F9">
        <w:rPr>
          <w:rFonts w:ascii="Consolas" w:eastAsia="Times New Roman" w:hAnsi="Consolas" w:cs="Times New Roman"/>
          <w:color w:val="8000FF"/>
          <w:sz w:val="20"/>
          <w:szCs w:val="20"/>
          <w:lang w:eastAsia="de-DE"/>
        </w:rPr>
        <w:t>(</w:t>
      </w:r>
      <w:r w:rsidRPr="00E302F9">
        <w:rPr>
          <w:rFonts w:ascii="Consolas" w:eastAsia="Times New Roman" w:hAnsi="Consolas" w:cs="Times New Roman"/>
          <w:color w:val="808080"/>
          <w:sz w:val="20"/>
          <w:szCs w:val="20"/>
          <w:lang w:eastAsia="de-DE"/>
        </w:rPr>
        <w:t>'App\Models\trophy'</w:t>
      </w:r>
      <w:r w:rsidRPr="00E302F9">
        <w:rPr>
          <w:rFonts w:ascii="Consolas" w:eastAsia="Times New Roman" w:hAnsi="Consolas" w:cs="Times New Roman"/>
          <w:color w:val="8000FF"/>
          <w:sz w:val="20"/>
          <w:szCs w:val="20"/>
          <w:lang w:eastAsia="de-DE"/>
        </w:rPr>
        <w:t>,</w:t>
      </w:r>
    </w:p>
    <w:p w14:paraId="25CA9AC9"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'pivot_user_trophy'</w:t>
      </w:r>
      <w:r w:rsidRPr="00E302F9">
        <w:rPr>
          <w:rFonts w:ascii="Consolas" w:eastAsia="Times New Roman" w:hAnsi="Consolas" w:cs="Times New Roman"/>
          <w:color w:val="8000FF"/>
          <w:sz w:val="20"/>
          <w:szCs w:val="20"/>
          <w:lang w:eastAsia="de-DE"/>
        </w:rPr>
        <w:t>,</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'user_id'</w:t>
      </w:r>
      <w:r w:rsidRPr="00E302F9">
        <w:rPr>
          <w:rFonts w:ascii="Consolas" w:eastAsia="Times New Roman" w:hAnsi="Consolas" w:cs="Times New Roman"/>
          <w:color w:val="8000FF"/>
          <w:sz w:val="20"/>
          <w:szCs w:val="20"/>
          <w:lang w:eastAsia="de-DE"/>
        </w:rPr>
        <w:t>,</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'trophy_id'</w:t>
      </w:r>
      <w:r w:rsidRPr="00E302F9">
        <w:rPr>
          <w:rFonts w:ascii="Consolas" w:eastAsia="Times New Roman" w:hAnsi="Consolas" w:cs="Times New Roman"/>
          <w:color w:val="8000FF"/>
          <w:sz w:val="20"/>
          <w:szCs w:val="20"/>
          <w:lang w:eastAsia="de-DE"/>
        </w:rPr>
        <w:t>);</w:t>
      </w:r>
    </w:p>
    <w:p w14:paraId="68A0C6F7"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00FF"/>
          <w:sz w:val="20"/>
          <w:szCs w:val="20"/>
          <w:lang w:eastAsia="de-DE"/>
        </w:rPr>
        <w:t>}</w:t>
      </w:r>
    </w:p>
    <w:p w14:paraId="05414CC5" w14:textId="77D91D3B" w:rsidR="00F968A8" w:rsidRDefault="00F968A8" w:rsidP="0040134C">
      <w:pPr>
        <w:rPr>
          <w:rFonts w:ascii="Verdana" w:hAnsi="Verdana"/>
        </w:rPr>
      </w:pPr>
    </w:p>
    <w:p w14:paraId="0CE31DCD" w14:textId="77777777" w:rsidR="00377765" w:rsidRDefault="00377765">
      <w:pPr>
        <w:rPr>
          <w:rFonts w:ascii="Verdana" w:hAnsi="Verdana"/>
        </w:rPr>
      </w:pPr>
    </w:p>
    <w:p w14:paraId="4F07F1DE" w14:textId="2CD8B925" w:rsidR="00377765" w:rsidRDefault="00377765">
      <w:pPr>
        <w:rPr>
          <w:rFonts w:ascii="Verdana" w:hAnsi="Verdana"/>
        </w:rPr>
      </w:pPr>
      <w:r w:rsidRPr="00377765">
        <w:rPr>
          <w:rFonts w:ascii="Verdana" w:hAnsi="Verdana"/>
        </w:rPr>
        <w:t>c:\laragon\www\lupto\app\Providers\EventServiceProvider.php</w:t>
      </w:r>
      <w:r>
        <w:rPr>
          <w:rFonts w:ascii="Verdana" w:hAnsi="Verdana"/>
        </w:rPr>
        <w:t xml:space="preserve"> </w:t>
      </w:r>
      <w:r w:rsidR="00597656">
        <w:rPr>
          <w:rFonts w:ascii="Segoe UI Symbol" w:hAnsi="Segoe UI Symbol" w:cs="Segoe UI Symbol"/>
          <w:sz w:val="21"/>
          <w:szCs w:val="21"/>
        </w:rPr>
        <w:t>➜</w:t>
      </w:r>
      <w:r>
        <w:rPr>
          <w:rFonts w:ascii="Verdana" w:hAnsi="Verdana"/>
        </w:rPr>
        <w:t xml:space="preserve"> ergänzt</w:t>
      </w:r>
    </w:p>
    <w:p w14:paraId="07C442A9" w14:textId="11438408" w:rsidR="00377765" w:rsidRDefault="00377765">
      <w:pPr>
        <w:rPr>
          <w:rFonts w:ascii="Verdana" w:hAnsi="Verdana"/>
        </w:rPr>
      </w:pPr>
      <w:r>
        <w:rPr>
          <w:rFonts w:ascii="Verdana" w:hAnsi="Verdana"/>
        </w:rPr>
        <w:t>Dieser Service-Provider ruft beim Login eines Benutzers u.</w:t>
      </w:r>
      <w:r w:rsidR="00A30601">
        <w:rPr>
          <w:rFonts w:ascii="Verdana" w:hAnsi="Verdana"/>
        </w:rPr>
        <w:t xml:space="preserve"> </w:t>
      </w:r>
      <w:r>
        <w:rPr>
          <w:rFonts w:ascii="Verdana" w:hAnsi="Verdana"/>
        </w:rPr>
        <w:t xml:space="preserve">a. den </w:t>
      </w:r>
      <w:r w:rsidRPr="00597656">
        <w:rPr>
          <w:rFonts w:ascii="Verdana" w:hAnsi="Verdana"/>
          <w:i/>
        </w:rPr>
        <w:t>Listener</w:t>
      </w:r>
      <w:r>
        <w:rPr>
          <w:rFonts w:ascii="Verdana" w:hAnsi="Verdana"/>
        </w:rPr>
        <w:t xml:space="preserve"> „Save Trophies“ auf. </w:t>
      </w:r>
      <w:r w:rsidR="00BD5DD2">
        <w:rPr>
          <w:rFonts w:ascii="Verdana" w:hAnsi="Verdana"/>
        </w:rPr>
        <w:t>Später wird die markierte Zeile verschoben, damit die Ausführung zu einer festgelegten Zeit stattfindet</w:t>
      </w:r>
      <w:r w:rsidR="00A30601">
        <w:rPr>
          <w:rFonts w:ascii="Verdana" w:hAnsi="Verdana"/>
        </w:rPr>
        <w:t>:</w:t>
      </w:r>
    </w:p>
    <w:p w14:paraId="04B1DEF7" w14:textId="77777777" w:rsidR="00377765" w:rsidRDefault="00377765" w:rsidP="00377765">
      <w:pPr>
        <w:shd w:val="clear" w:color="auto" w:fill="C0C0C0"/>
        <w:spacing w:after="0" w:line="240" w:lineRule="auto"/>
        <w:rPr>
          <w:rFonts w:ascii="Consolas" w:eastAsia="Times New Roman" w:hAnsi="Consolas" w:cs="Times New Roman"/>
          <w:b/>
          <w:bCs/>
          <w:color w:val="0000FF"/>
          <w:sz w:val="20"/>
          <w:szCs w:val="20"/>
          <w:lang w:eastAsia="de-DE"/>
        </w:rPr>
      </w:pPr>
      <w:r>
        <w:rPr>
          <w:rFonts w:ascii="Consolas" w:eastAsia="Times New Roman" w:hAnsi="Consolas" w:cs="Times New Roman"/>
          <w:b/>
          <w:bCs/>
          <w:color w:val="0000FF"/>
          <w:sz w:val="20"/>
          <w:szCs w:val="20"/>
          <w:lang w:eastAsia="de-DE"/>
        </w:rPr>
        <w:t>…</w:t>
      </w:r>
    </w:p>
    <w:p w14:paraId="5F6F8AE3" w14:textId="47E704D9"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b/>
          <w:bCs/>
          <w:color w:val="0000FF"/>
          <w:sz w:val="20"/>
          <w:szCs w:val="20"/>
          <w:lang w:eastAsia="de-DE"/>
        </w:rPr>
        <w:t>class</w:t>
      </w:r>
      <w:r w:rsidRPr="00377765">
        <w:rPr>
          <w:rFonts w:ascii="Consolas" w:eastAsia="Times New Roman" w:hAnsi="Consolas" w:cs="Times New Roman"/>
          <w:color w:val="000000"/>
          <w:sz w:val="20"/>
          <w:szCs w:val="20"/>
          <w:lang w:eastAsia="de-DE"/>
        </w:rPr>
        <w:t xml:space="preserve"> EventServiceProvider </w:t>
      </w:r>
      <w:r w:rsidRPr="00377765">
        <w:rPr>
          <w:rFonts w:ascii="Consolas" w:eastAsia="Times New Roman" w:hAnsi="Consolas" w:cs="Times New Roman"/>
          <w:b/>
          <w:bCs/>
          <w:color w:val="0000FF"/>
          <w:sz w:val="20"/>
          <w:szCs w:val="20"/>
          <w:lang w:eastAsia="de-DE"/>
        </w:rPr>
        <w:t>extends</w:t>
      </w:r>
      <w:r w:rsidRPr="00377765">
        <w:rPr>
          <w:rFonts w:ascii="Consolas" w:eastAsia="Times New Roman" w:hAnsi="Consolas" w:cs="Times New Roman"/>
          <w:color w:val="000000"/>
          <w:sz w:val="20"/>
          <w:szCs w:val="20"/>
          <w:lang w:eastAsia="de-DE"/>
        </w:rPr>
        <w:t xml:space="preserve"> ServiceProvider</w:t>
      </w:r>
    </w:p>
    <w:p w14:paraId="553019EE"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8000FF"/>
          <w:sz w:val="20"/>
          <w:szCs w:val="20"/>
          <w:lang w:eastAsia="de-DE"/>
        </w:rPr>
        <w:t>{</w:t>
      </w:r>
    </w:p>
    <w:p w14:paraId="315F95C8"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008000"/>
          <w:sz w:val="20"/>
          <w:szCs w:val="20"/>
          <w:lang w:eastAsia="de-DE"/>
        </w:rPr>
        <w:t>/**</w:t>
      </w:r>
    </w:p>
    <w:p w14:paraId="3B01D6B9"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 The event listener mappings for the application.</w:t>
      </w:r>
    </w:p>
    <w:p w14:paraId="50975278"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w:t>
      </w:r>
    </w:p>
    <w:p w14:paraId="5843A893"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 @var array</w:t>
      </w:r>
    </w:p>
    <w:p w14:paraId="36A6E738"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8000"/>
          <w:sz w:val="20"/>
          <w:szCs w:val="20"/>
          <w:lang w:eastAsia="de-DE"/>
        </w:rPr>
        <w:t xml:space="preserve">     */</w:t>
      </w:r>
    </w:p>
    <w:p w14:paraId="3C0124B0"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b/>
          <w:bCs/>
          <w:color w:val="0000FF"/>
          <w:sz w:val="20"/>
          <w:szCs w:val="20"/>
          <w:lang w:eastAsia="de-DE"/>
        </w:rPr>
        <w:t>protected</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000080"/>
          <w:sz w:val="20"/>
          <w:szCs w:val="20"/>
          <w:lang w:eastAsia="de-DE"/>
        </w:rPr>
        <w:t>$listen</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12E94982"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'Illuminate\Auth\Events\Login'</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=&gt;</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1AB5C457"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'App\Listeners\SuccessfulLoginListener'</w:t>
      </w:r>
      <w:r w:rsidRPr="00377765">
        <w:rPr>
          <w:rFonts w:ascii="Consolas" w:eastAsia="Times New Roman" w:hAnsi="Consolas" w:cs="Times New Roman"/>
          <w:color w:val="8000FF"/>
          <w:sz w:val="20"/>
          <w:szCs w:val="20"/>
          <w:lang w:eastAsia="de-DE"/>
        </w:rPr>
        <w:t>,</w:t>
      </w:r>
    </w:p>
    <w:p w14:paraId="4A39F55A"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'App\Listeners\Logbook\SaveLogitemMiscLogin'</w:t>
      </w:r>
      <w:r w:rsidRPr="00377765">
        <w:rPr>
          <w:rFonts w:ascii="Consolas" w:eastAsia="Times New Roman" w:hAnsi="Consolas" w:cs="Times New Roman"/>
          <w:color w:val="8000FF"/>
          <w:sz w:val="20"/>
          <w:szCs w:val="20"/>
          <w:lang w:eastAsia="de-DE"/>
        </w:rPr>
        <w:t>,</w:t>
      </w:r>
    </w:p>
    <w:p w14:paraId="2C865CEE"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8080"/>
          <w:sz w:val="20"/>
          <w:szCs w:val="20"/>
          <w:highlight w:val="yellow"/>
          <w:lang w:eastAsia="de-DE"/>
        </w:rPr>
        <w:t>'App\Listeners\SaveTrophies'</w:t>
      </w:r>
      <w:r w:rsidRPr="00BD5DD2">
        <w:rPr>
          <w:rFonts w:ascii="Consolas" w:eastAsia="Times New Roman" w:hAnsi="Consolas" w:cs="Times New Roman"/>
          <w:color w:val="8000FF"/>
          <w:sz w:val="20"/>
          <w:szCs w:val="20"/>
          <w:highlight w:val="yellow"/>
          <w:lang w:eastAsia="de-DE"/>
        </w:rPr>
        <w:t>,</w:t>
      </w:r>
    </w:p>
    <w:p w14:paraId="39A7EB21" w14:textId="36C34CF3" w:rsidR="00377765" w:rsidRDefault="00377765" w:rsidP="00377765">
      <w:pPr>
        <w:shd w:val="clear" w:color="auto" w:fill="C0C0C0"/>
        <w:spacing w:after="0" w:line="240" w:lineRule="auto"/>
        <w:rPr>
          <w:rFonts w:ascii="Consolas" w:eastAsia="Times New Roman" w:hAnsi="Consolas" w:cs="Times New Roman"/>
          <w:color w:val="8000FF"/>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7D6BC7FC" w14:textId="149450E8" w:rsidR="00377765" w:rsidRPr="00377765" w:rsidRDefault="00377765" w:rsidP="00377765">
      <w:pPr>
        <w:shd w:val="clear" w:color="auto" w:fill="C0C0C0"/>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14:paraId="35045EF5" w14:textId="77777777" w:rsidR="00377765" w:rsidRDefault="00377765">
      <w:pPr>
        <w:rPr>
          <w:rFonts w:ascii="Verdana" w:hAnsi="Verdana"/>
        </w:rPr>
      </w:pPr>
    </w:p>
    <w:p w14:paraId="18175634" w14:textId="77777777" w:rsidR="00BD5DD2" w:rsidRDefault="00BD5DD2">
      <w:pPr>
        <w:rPr>
          <w:rFonts w:ascii="Verdana" w:hAnsi="Verdana"/>
        </w:rPr>
      </w:pPr>
    </w:p>
    <w:p w14:paraId="4A8A19E6" w14:textId="77777777" w:rsidR="00BD5DD2" w:rsidRDefault="00BD5DD2">
      <w:pPr>
        <w:rPr>
          <w:rFonts w:ascii="Verdana" w:hAnsi="Verdana"/>
        </w:rPr>
      </w:pPr>
    </w:p>
    <w:p w14:paraId="7167176C" w14:textId="77777777" w:rsidR="00BD5DD2" w:rsidRDefault="00BD5DD2">
      <w:pPr>
        <w:rPr>
          <w:rFonts w:ascii="Verdana" w:hAnsi="Verdana"/>
        </w:rPr>
      </w:pPr>
      <w:r w:rsidRPr="00BD5DD2">
        <w:rPr>
          <w:rFonts w:ascii="Verdana" w:hAnsi="Verdana"/>
        </w:rPr>
        <w:t>c:\laragon\www\lupto\app\Listeners\SaveTrophies.php</w:t>
      </w:r>
    </w:p>
    <w:p w14:paraId="3740119C" w14:textId="662CD43C" w:rsidR="00BD5DD2" w:rsidRDefault="00BD5DD2">
      <w:pPr>
        <w:rPr>
          <w:rFonts w:ascii="Verdana" w:hAnsi="Verdana"/>
        </w:rPr>
      </w:pPr>
      <w:r>
        <w:rPr>
          <w:rFonts w:ascii="Verdana" w:hAnsi="Verdana"/>
        </w:rPr>
        <w:t>Hier wird die Zuweisung der Auszeichnungen aufgerufen</w:t>
      </w:r>
      <w:r w:rsidR="00A30601">
        <w:rPr>
          <w:rFonts w:ascii="Verdana" w:hAnsi="Verdana"/>
        </w:rPr>
        <w:t>:</w:t>
      </w:r>
    </w:p>
    <w:p w14:paraId="493C100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FF0000"/>
          <w:sz w:val="20"/>
          <w:szCs w:val="20"/>
          <w:lang w:eastAsia="de-DE"/>
        </w:rPr>
        <w:t>&lt;?php</w:t>
      </w:r>
    </w:p>
    <w:p w14:paraId="203F3DE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35366F3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namespace</w:t>
      </w:r>
      <w:r w:rsidRPr="00BD5DD2">
        <w:rPr>
          <w:rFonts w:ascii="Consolas" w:eastAsia="Times New Roman" w:hAnsi="Consolas" w:cs="Times New Roman"/>
          <w:color w:val="000000"/>
          <w:sz w:val="20"/>
          <w:szCs w:val="20"/>
          <w:lang w:eastAsia="de-DE"/>
        </w:rPr>
        <w:t xml:space="preserve"> App\Listeners</w:t>
      </w:r>
      <w:r w:rsidRPr="00BD5DD2">
        <w:rPr>
          <w:rFonts w:ascii="Consolas" w:eastAsia="Times New Roman" w:hAnsi="Consolas" w:cs="Times New Roman"/>
          <w:color w:val="8000FF"/>
          <w:sz w:val="20"/>
          <w:szCs w:val="20"/>
          <w:lang w:eastAsia="de-DE"/>
        </w:rPr>
        <w:t>;</w:t>
      </w:r>
    </w:p>
    <w:p w14:paraId="0455F9A3"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71569577"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use</w:t>
      </w:r>
      <w:r w:rsidRPr="00BD5DD2">
        <w:rPr>
          <w:rFonts w:ascii="Consolas" w:eastAsia="Times New Roman" w:hAnsi="Consolas" w:cs="Times New Roman"/>
          <w:color w:val="000000"/>
          <w:sz w:val="20"/>
          <w:szCs w:val="20"/>
          <w:lang w:eastAsia="de-DE"/>
        </w:rPr>
        <w:t xml:space="preserve"> Illuminate\Auth\Events\Login</w:t>
      </w:r>
      <w:r w:rsidRPr="00BD5DD2">
        <w:rPr>
          <w:rFonts w:ascii="Consolas" w:eastAsia="Times New Roman" w:hAnsi="Consolas" w:cs="Times New Roman"/>
          <w:color w:val="8000FF"/>
          <w:sz w:val="20"/>
          <w:szCs w:val="20"/>
          <w:lang w:eastAsia="de-DE"/>
        </w:rPr>
        <w:t>;</w:t>
      </w:r>
    </w:p>
    <w:p w14:paraId="21B0D95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use</w:t>
      </w:r>
      <w:r w:rsidRPr="00BD5DD2">
        <w:rPr>
          <w:rFonts w:ascii="Consolas" w:eastAsia="Times New Roman" w:hAnsi="Consolas" w:cs="Times New Roman"/>
          <w:color w:val="000000"/>
          <w:sz w:val="20"/>
          <w:szCs w:val="20"/>
          <w:lang w:eastAsia="de-DE"/>
        </w:rPr>
        <w:t xml:space="preserve"> Illuminate\Queue\InteractsWithQueue</w:t>
      </w:r>
      <w:r w:rsidRPr="00BD5DD2">
        <w:rPr>
          <w:rFonts w:ascii="Consolas" w:eastAsia="Times New Roman" w:hAnsi="Consolas" w:cs="Times New Roman"/>
          <w:color w:val="8000FF"/>
          <w:sz w:val="20"/>
          <w:szCs w:val="20"/>
          <w:lang w:eastAsia="de-DE"/>
        </w:rPr>
        <w:t>;</w:t>
      </w:r>
    </w:p>
    <w:p w14:paraId="188F844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use</w:t>
      </w:r>
      <w:r w:rsidRPr="00BD5DD2">
        <w:rPr>
          <w:rFonts w:ascii="Consolas" w:eastAsia="Times New Roman" w:hAnsi="Consolas" w:cs="Times New Roman"/>
          <w:color w:val="000000"/>
          <w:sz w:val="20"/>
          <w:szCs w:val="20"/>
          <w:lang w:eastAsia="de-DE"/>
        </w:rPr>
        <w:t xml:space="preserve"> Illuminate\Contracts\Queue\ShouldQueue</w:t>
      </w:r>
      <w:r w:rsidRPr="00BD5DD2">
        <w:rPr>
          <w:rFonts w:ascii="Consolas" w:eastAsia="Times New Roman" w:hAnsi="Consolas" w:cs="Times New Roman"/>
          <w:color w:val="8000FF"/>
          <w:sz w:val="20"/>
          <w:szCs w:val="20"/>
          <w:lang w:eastAsia="de-DE"/>
        </w:rPr>
        <w:t>;</w:t>
      </w:r>
    </w:p>
    <w:p w14:paraId="54D15F5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lastRenderedPageBreak/>
        <w:t>use</w:t>
      </w:r>
      <w:r w:rsidRPr="00BD5DD2">
        <w:rPr>
          <w:rFonts w:ascii="Consolas" w:eastAsia="Times New Roman" w:hAnsi="Consolas" w:cs="Times New Roman"/>
          <w:color w:val="000000"/>
          <w:sz w:val="20"/>
          <w:szCs w:val="20"/>
          <w:lang w:eastAsia="de-DE"/>
        </w:rPr>
        <w:t xml:space="preserve"> Illuminate\Support\Facades\Auth</w:t>
      </w:r>
      <w:r w:rsidRPr="00BD5DD2">
        <w:rPr>
          <w:rFonts w:ascii="Consolas" w:eastAsia="Times New Roman" w:hAnsi="Consolas" w:cs="Times New Roman"/>
          <w:color w:val="8000FF"/>
          <w:sz w:val="20"/>
          <w:szCs w:val="20"/>
          <w:lang w:eastAsia="de-DE"/>
        </w:rPr>
        <w:t>;</w:t>
      </w:r>
    </w:p>
    <w:p w14:paraId="7F429EF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use</w:t>
      </w:r>
      <w:r w:rsidRPr="00BD5DD2">
        <w:rPr>
          <w:rFonts w:ascii="Consolas" w:eastAsia="Times New Roman" w:hAnsi="Consolas" w:cs="Times New Roman"/>
          <w:color w:val="000000"/>
          <w:sz w:val="20"/>
          <w:szCs w:val="20"/>
          <w:lang w:eastAsia="de-DE"/>
        </w:rPr>
        <w:t xml:space="preserve"> App\Models\User</w:t>
      </w:r>
      <w:r w:rsidRPr="00BD5DD2">
        <w:rPr>
          <w:rFonts w:ascii="Consolas" w:eastAsia="Times New Roman" w:hAnsi="Consolas" w:cs="Times New Roman"/>
          <w:color w:val="8000FF"/>
          <w:sz w:val="20"/>
          <w:szCs w:val="20"/>
          <w:lang w:eastAsia="de-DE"/>
        </w:rPr>
        <w:t>;</w:t>
      </w:r>
    </w:p>
    <w:p w14:paraId="39DA0D5A"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use</w:t>
      </w:r>
      <w:r w:rsidRPr="00BD5DD2">
        <w:rPr>
          <w:rFonts w:ascii="Consolas" w:eastAsia="Times New Roman" w:hAnsi="Consolas" w:cs="Times New Roman"/>
          <w:color w:val="000000"/>
          <w:sz w:val="20"/>
          <w:szCs w:val="20"/>
          <w:lang w:eastAsia="de-DE"/>
        </w:rPr>
        <w:t xml:space="preserve"> App\Models\Trophy</w:t>
      </w:r>
      <w:r w:rsidRPr="00BD5DD2">
        <w:rPr>
          <w:rFonts w:ascii="Consolas" w:eastAsia="Times New Roman" w:hAnsi="Consolas" w:cs="Times New Roman"/>
          <w:color w:val="8000FF"/>
          <w:sz w:val="20"/>
          <w:szCs w:val="20"/>
          <w:lang w:eastAsia="de-DE"/>
        </w:rPr>
        <w:t>;</w:t>
      </w:r>
    </w:p>
    <w:p w14:paraId="7D3F0D6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76F3500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b/>
          <w:bCs/>
          <w:color w:val="0000FF"/>
          <w:sz w:val="20"/>
          <w:szCs w:val="20"/>
          <w:lang w:eastAsia="de-DE"/>
        </w:rPr>
        <w:t>class</w:t>
      </w:r>
      <w:r w:rsidRPr="00BD5DD2">
        <w:rPr>
          <w:rFonts w:ascii="Consolas" w:eastAsia="Times New Roman" w:hAnsi="Consolas" w:cs="Times New Roman"/>
          <w:color w:val="000000"/>
          <w:sz w:val="20"/>
          <w:szCs w:val="20"/>
          <w:lang w:eastAsia="de-DE"/>
        </w:rPr>
        <w:t xml:space="preserve"> SaveTrophies</w:t>
      </w:r>
    </w:p>
    <w:p w14:paraId="6F534FA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8000FF"/>
          <w:sz w:val="20"/>
          <w:szCs w:val="20"/>
          <w:lang w:eastAsia="de-DE"/>
        </w:rPr>
        <w:t>{</w:t>
      </w:r>
    </w:p>
    <w:p w14:paraId="6A238B6A"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70A841F0"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Create the event listener.</w:t>
      </w:r>
    </w:p>
    <w:p w14:paraId="01F68BA1"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w:t>
      </w:r>
    </w:p>
    <w:p w14:paraId="6A574147"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@return void</w:t>
      </w:r>
    </w:p>
    <w:p w14:paraId="30703DE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8000"/>
          <w:sz w:val="20"/>
          <w:szCs w:val="20"/>
          <w:lang w:eastAsia="de-DE"/>
        </w:rPr>
        <w:t xml:space="preserve">     */</w:t>
      </w:r>
    </w:p>
    <w:p w14:paraId="5D04849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public</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function</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__construct</w:t>
      </w:r>
      <w:r w:rsidRPr="00BD5DD2">
        <w:rPr>
          <w:rFonts w:ascii="Consolas" w:eastAsia="Times New Roman" w:hAnsi="Consolas" w:cs="Times New Roman"/>
          <w:color w:val="8000FF"/>
          <w:sz w:val="20"/>
          <w:szCs w:val="20"/>
          <w:lang w:eastAsia="de-DE"/>
        </w:rPr>
        <w:t>()</w:t>
      </w:r>
    </w:p>
    <w:p w14:paraId="11605AD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388ADCB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4241A80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6BD6F43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30630718"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6213F0F8"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Handle the event.</w:t>
      </w:r>
    </w:p>
    <w:p w14:paraId="32103E59"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w:t>
      </w:r>
    </w:p>
    <w:p w14:paraId="3434B785"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@param  Login  $event</w:t>
      </w:r>
    </w:p>
    <w:p w14:paraId="65714554"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@return void</w:t>
      </w:r>
    </w:p>
    <w:p w14:paraId="457D837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8000"/>
          <w:sz w:val="20"/>
          <w:szCs w:val="20"/>
          <w:lang w:eastAsia="de-DE"/>
        </w:rPr>
        <w:t xml:space="preserve">     */</w:t>
      </w:r>
    </w:p>
    <w:p w14:paraId="7B28CE1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public</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function</w:t>
      </w:r>
      <w:r w:rsidRPr="00BD5DD2">
        <w:rPr>
          <w:rFonts w:ascii="Consolas" w:eastAsia="Times New Roman" w:hAnsi="Consolas" w:cs="Times New Roman"/>
          <w:color w:val="000000"/>
          <w:sz w:val="20"/>
          <w:szCs w:val="20"/>
          <w:lang w:eastAsia="de-DE"/>
        </w:rPr>
        <w:t xml:space="preserve"> handle</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 xml:space="preserve">Login </w:t>
      </w:r>
      <w:r w:rsidRPr="00BD5DD2">
        <w:rPr>
          <w:rFonts w:ascii="Consolas" w:eastAsia="Times New Roman" w:hAnsi="Consolas" w:cs="Times New Roman"/>
          <w:color w:val="000080"/>
          <w:sz w:val="20"/>
          <w:szCs w:val="20"/>
          <w:lang w:eastAsia="de-DE"/>
        </w:rPr>
        <w:t>$event</w:t>
      </w:r>
      <w:r w:rsidRPr="00BD5DD2">
        <w:rPr>
          <w:rFonts w:ascii="Consolas" w:eastAsia="Times New Roman" w:hAnsi="Consolas" w:cs="Times New Roman"/>
          <w:color w:val="8000FF"/>
          <w:sz w:val="20"/>
          <w:szCs w:val="20"/>
          <w:lang w:eastAsia="de-DE"/>
        </w:rPr>
        <w:t>)</w:t>
      </w:r>
    </w:p>
    <w:p w14:paraId="6777E14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7D09A020"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0080"/>
          <w:sz w:val="20"/>
          <w:szCs w:val="20"/>
          <w:lang w:eastAsia="de-DE"/>
        </w:rPr>
        <w:t>$user</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0080"/>
          <w:sz w:val="20"/>
          <w:szCs w:val="20"/>
          <w:lang w:eastAsia="de-DE"/>
        </w:rPr>
        <w:t>$event</w:t>
      </w:r>
      <w:r w:rsidRPr="00BD5DD2">
        <w:rPr>
          <w:rFonts w:ascii="Consolas" w:eastAsia="Times New Roman" w:hAnsi="Consolas" w:cs="Times New Roman"/>
          <w:color w:val="8000FF"/>
          <w:sz w:val="20"/>
          <w:szCs w:val="20"/>
          <w:lang w:eastAsia="de-DE"/>
        </w:rPr>
        <w:t>-&gt;</w:t>
      </w:r>
      <w:r w:rsidRPr="00BD5DD2">
        <w:rPr>
          <w:rFonts w:ascii="Consolas" w:eastAsia="Times New Roman" w:hAnsi="Consolas" w:cs="Times New Roman"/>
          <w:color w:val="000000"/>
          <w:sz w:val="20"/>
          <w:szCs w:val="20"/>
          <w:lang w:eastAsia="de-DE"/>
        </w:rPr>
        <w:t>user</w:t>
      </w:r>
      <w:r w:rsidRPr="00BD5DD2">
        <w:rPr>
          <w:rFonts w:ascii="Consolas" w:eastAsia="Times New Roman" w:hAnsi="Consolas" w:cs="Times New Roman"/>
          <w:color w:val="8000FF"/>
          <w:sz w:val="20"/>
          <w:szCs w:val="20"/>
          <w:lang w:eastAsia="de-DE"/>
        </w:rPr>
        <w:t>;</w:t>
      </w:r>
    </w:p>
    <w:p w14:paraId="7550F53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Trophy</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assign</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80"/>
          <w:sz w:val="20"/>
          <w:szCs w:val="20"/>
          <w:lang w:eastAsia="de-DE"/>
        </w:rPr>
        <w:t>$user</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 xml:space="preserve"> </w:t>
      </w:r>
    </w:p>
    <w:p w14:paraId="3DDB458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2006EEBD" w14:textId="77777777" w:rsidR="00BD5DD2" w:rsidRPr="00BD5DD2" w:rsidRDefault="00BD5DD2" w:rsidP="00BD5DD2">
      <w:pPr>
        <w:shd w:val="clear" w:color="auto" w:fill="C0C0C0"/>
        <w:spacing w:after="0" w:line="240" w:lineRule="auto"/>
        <w:rPr>
          <w:rFonts w:ascii="Times New Roman" w:eastAsia="Times New Roman" w:hAnsi="Times New Roman" w:cs="Times New Roman"/>
          <w:sz w:val="24"/>
          <w:szCs w:val="24"/>
          <w:lang w:eastAsia="de-DE"/>
        </w:rPr>
      </w:pPr>
      <w:r w:rsidRPr="00BD5DD2">
        <w:rPr>
          <w:rFonts w:ascii="Consolas" w:eastAsia="Times New Roman" w:hAnsi="Consolas" w:cs="Times New Roman"/>
          <w:color w:val="8000FF"/>
          <w:sz w:val="20"/>
          <w:szCs w:val="20"/>
          <w:lang w:eastAsia="de-DE"/>
        </w:rPr>
        <w:t>}</w:t>
      </w:r>
    </w:p>
    <w:p w14:paraId="3A7787B2" w14:textId="76DA7ED1" w:rsidR="00B57B3C" w:rsidRDefault="00B57B3C">
      <w:pPr>
        <w:rPr>
          <w:rFonts w:ascii="Verdana" w:hAnsi="Verdana"/>
        </w:rPr>
      </w:pPr>
      <w:r>
        <w:rPr>
          <w:rFonts w:ascii="Verdana" w:hAnsi="Verdana"/>
        </w:rPr>
        <w:br w:type="page"/>
      </w:r>
    </w:p>
    <w:p w14:paraId="23C2573A" w14:textId="169D7D80" w:rsidR="00B57B3C" w:rsidRDefault="00B57B3C" w:rsidP="00B57B3C">
      <w:pPr>
        <w:pStyle w:val="berschrift1"/>
        <w:numPr>
          <w:ilvl w:val="0"/>
          <w:numId w:val="0"/>
        </w:numPr>
        <w:rPr>
          <w:rFonts w:ascii="Verdana" w:hAnsi="Verdana"/>
        </w:rPr>
      </w:pPr>
      <w:bookmarkStart w:id="59" w:name="_A5_Migrations-Dateien_–"/>
      <w:bookmarkStart w:id="60" w:name="_Toc510783482"/>
      <w:bookmarkEnd w:id="59"/>
      <w:r>
        <w:rPr>
          <w:rFonts w:ascii="Verdana" w:hAnsi="Verdana"/>
        </w:rPr>
        <w:lastRenderedPageBreak/>
        <w:t>A5 Migrations-Dateien – Auszug</w:t>
      </w:r>
      <w:bookmarkEnd w:id="60"/>
    </w:p>
    <w:p w14:paraId="5A894099" w14:textId="77777777" w:rsidR="004170B6" w:rsidRDefault="004170B6">
      <w:pPr>
        <w:rPr>
          <w:rFonts w:ascii="Verdana" w:hAnsi="Verdana"/>
        </w:rPr>
      </w:pPr>
    </w:p>
    <w:p w14:paraId="1A5169F8" w14:textId="13628248" w:rsidR="004170B6" w:rsidRDefault="00781810" w:rsidP="00B5016C">
      <w:pPr>
        <w:jc w:val="both"/>
        <w:rPr>
          <w:rFonts w:ascii="Verdana" w:hAnsi="Verdana"/>
        </w:rPr>
      </w:pPr>
      <w:r>
        <w:rPr>
          <w:rFonts w:ascii="Verdana" w:hAnsi="Verdana"/>
        </w:rPr>
        <w:t>Die Objekte der Klasse „Trophy“ und deren Attribute werden in der Tabelle „trophies“ gespeichert. Der für die Erzeugung der Tabelle nötige Quellcode ist in folgender Datei hinterlegt:</w:t>
      </w:r>
    </w:p>
    <w:p w14:paraId="452CC3D8" w14:textId="77777777" w:rsidR="00B5016C" w:rsidRDefault="00B5016C">
      <w:pPr>
        <w:rPr>
          <w:rFonts w:ascii="Verdana" w:hAnsi="Verdana"/>
        </w:rPr>
      </w:pPr>
    </w:p>
    <w:p w14:paraId="2C10B477" w14:textId="5CB8E5B6" w:rsidR="004170B6" w:rsidRDefault="00781810">
      <w:pPr>
        <w:rPr>
          <w:rFonts w:ascii="Verdana" w:hAnsi="Verdana"/>
        </w:rPr>
      </w:pPr>
      <w:r w:rsidRPr="00781810">
        <w:rPr>
          <w:rFonts w:ascii="Verdana" w:hAnsi="Verdana"/>
        </w:rPr>
        <w:t>c:\laragon\www\lupto\database\migrations\2018_03_29_090534_create_trophies_table.php</w:t>
      </w:r>
      <w:r w:rsidR="004170B6" w:rsidRPr="004170B6">
        <w:rPr>
          <w:rFonts w:ascii="Verdana" w:hAnsi="Verdana"/>
        </w:rPr>
        <w:t xml:space="preserve"> </w:t>
      </w:r>
    </w:p>
    <w:p w14:paraId="2407542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FF0000"/>
          <w:sz w:val="20"/>
          <w:szCs w:val="20"/>
          <w:lang w:eastAsia="de-DE"/>
        </w:rPr>
        <w:t>&lt;?php</w:t>
      </w:r>
    </w:p>
    <w:p w14:paraId="48338A7F"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7C55046C"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b/>
          <w:bCs/>
          <w:color w:val="0000FF"/>
          <w:sz w:val="20"/>
          <w:szCs w:val="20"/>
          <w:lang w:eastAsia="de-DE"/>
        </w:rPr>
        <w:t>use</w:t>
      </w:r>
      <w:r w:rsidRPr="00B5016C">
        <w:rPr>
          <w:rFonts w:ascii="Consolas" w:eastAsia="Times New Roman" w:hAnsi="Consolas" w:cs="Times New Roman"/>
          <w:color w:val="000000"/>
          <w:sz w:val="20"/>
          <w:szCs w:val="20"/>
          <w:lang w:eastAsia="de-DE"/>
        </w:rPr>
        <w:t xml:space="preserve"> Illuminate\Support\Facades\Schema</w:t>
      </w:r>
      <w:r w:rsidRPr="00B5016C">
        <w:rPr>
          <w:rFonts w:ascii="Consolas" w:eastAsia="Times New Roman" w:hAnsi="Consolas" w:cs="Times New Roman"/>
          <w:color w:val="8000FF"/>
          <w:sz w:val="20"/>
          <w:szCs w:val="20"/>
          <w:lang w:eastAsia="de-DE"/>
        </w:rPr>
        <w:t>;</w:t>
      </w:r>
    </w:p>
    <w:p w14:paraId="64979EB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b/>
          <w:bCs/>
          <w:color w:val="0000FF"/>
          <w:sz w:val="20"/>
          <w:szCs w:val="20"/>
          <w:lang w:eastAsia="de-DE"/>
        </w:rPr>
        <w:t>use</w:t>
      </w:r>
      <w:r w:rsidRPr="00B5016C">
        <w:rPr>
          <w:rFonts w:ascii="Consolas" w:eastAsia="Times New Roman" w:hAnsi="Consolas" w:cs="Times New Roman"/>
          <w:color w:val="000000"/>
          <w:sz w:val="20"/>
          <w:szCs w:val="20"/>
          <w:lang w:eastAsia="de-DE"/>
        </w:rPr>
        <w:t xml:space="preserve"> Illuminate\Database\Schema\Blueprint</w:t>
      </w:r>
      <w:r w:rsidRPr="00B5016C">
        <w:rPr>
          <w:rFonts w:ascii="Consolas" w:eastAsia="Times New Roman" w:hAnsi="Consolas" w:cs="Times New Roman"/>
          <w:color w:val="8000FF"/>
          <w:sz w:val="20"/>
          <w:szCs w:val="20"/>
          <w:lang w:eastAsia="de-DE"/>
        </w:rPr>
        <w:t>;</w:t>
      </w:r>
    </w:p>
    <w:p w14:paraId="27B0B982"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b/>
          <w:bCs/>
          <w:color w:val="0000FF"/>
          <w:sz w:val="20"/>
          <w:szCs w:val="20"/>
          <w:lang w:eastAsia="de-DE"/>
        </w:rPr>
        <w:t>use</w:t>
      </w:r>
      <w:r w:rsidRPr="00B5016C">
        <w:rPr>
          <w:rFonts w:ascii="Consolas" w:eastAsia="Times New Roman" w:hAnsi="Consolas" w:cs="Times New Roman"/>
          <w:color w:val="000000"/>
          <w:sz w:val="20"/>
          <w:szCs w:val="20"/>
          <w:lang w:eastAsia="de-DE"/>
        </w:rPr>
        <w:t xml:space="preserve"> Illuminate\Database\Migrations\Migration</w:t>
      </w:r>
      <w:r w:rsidRPr="00B5016C">
        <w:rPr>
          <w:rFonts w:ascii="Consolas" w:eastAsia="Times New Roman" w:hAnsi="Consolas" w:cs="Times New Roman"/>
          <w:color w:val="8000FF"/>
          <w:sz w:val="20"/>
          <w:szCs w:val="20"/>
          <w:lang w:eastAsia="de-DE"/>
        </w:rPr>
        <w:t>;</w:t>
      </w:r>
    </w:p>
    <w:p w14:paraId="41C980B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6A5B300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b/>
          <w:bCs/>
          <w:color w:val="0000FF"/>
          <w:sz w:val="20"/>
          <w:szCs w:val="20"/>
          <w:lang w:eastAsia="de-DE"/>
        </w:rPr>
        <w:t>class</w:t>
      </w:r>
      <w:r w:rsidRPr="00B5016C">
        <w:rPr>
          <w:rFonts w:ascii="Consolas" w:eastAsia="Times New Roman" w:hAnsi="Consolas" w:cs="Times New Roman"/>
          <w:color w:val="000000"/>
          <w:sz w:val="20"/>
          <w:szCs w:val="20"/>
          <w:lang w:eastAsia="de-DE"/>
        </w:rPr>
        <w:t xml:space="preserve"> CreateTrophiesTable </w:t>
      </w:r>
      <w:r w:rsidRPr="00B5016C">
        <w:rPr>
          <w:rFonts w:ascii="Consolas" w:eastAsia="Times New Roman" w:hAnsi="Consolas" w:cs="Times New Roman"/>
          <w:b/>
          <w:bCs/>
          <w:color w:val="0000FF"/>
          <w:sz w:val="20"/>
          <w:szCs w:val="20"/>
          <w:lang w:eastAsia="de-DE"/>
        </w:rPr>
        <w:t>extends</w:t>
      </w:r>
      <w:r w:rsidRPr="00B5016C">
        <w:rPr>
          <w:rFonts w:ascii="Consolas" w:eastAsia="Times New Roman" w:hAnsi="Consolas" w:cs="Times New Roman"/>
          <w:color w:val="000000"/>
          <w:sz w:val="20"/>
          <w:szCs w:val="20"/>
          <w:lang w:eastAsia="de-DE"/>
        </w:rPr>
        <w:t xml:space="preserve"> Migration</w:t>
      </w:r>
    </w:p>
    <w:p w14:paraId="474DCCE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8000FF"/>
          <w:sz w:val="20"/>
          <w:szCs w:val="20"/>
          <w:lang w:eastAsia="de-DE"/>
        </w:rPr>
        <w:t>{</w:t>
      </w:r>
    </w:p>
    <w:p w14:paraId="0EBA0C97"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8000"/>
          <w:sz w:val="20"/>
          <w:szCs w:val="20"/>
          <w:lang w:eastAsia="de-DE"/>
        </w:rPr>
        <w:t>/**</w:t>
      </w:r>
    </w:p>
    <w:p w14:paraId="1281B475"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Run the migrations.</w:t>
      </w:r>
    </w:p>
    <w:p w14:paraId="14F49771"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w:t>
      </w:r>
    </w:p>
    <w:p w14:paraId="0662809A"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@return void</w:t>
      </w:r>
    </w:p>
    <w:p w14:paraId="0BEC506A"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8000"/>
          <w:sz w:val="20"/>
          <w:szCs w:val="20"/>
          <w:lang w:eastAsia="de-DE"/>
        </w:rPr>
        <w:t xml:space="preserve">     */</w:t>
      </w:r>
    </w:p>
    <w:p w14:paraId="03D5BC64"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b/>
          <w:bCs/>
          <w:color w:val="0000FF"/>
          <w:sz w:val="20"/>
          <w:szCs w:val="20"/>
          <w:lang w:eastAsia="de-DE"/>
        </w:rPr>
        <w:t>public</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b/>
          <w:bCs/>
          <w:color w:val="0000FF"/>
          <w:sz w:val="20"/>
          <w:szCs w:val="20"/>
          <w:lang w:eastAsia="de-DE"/>
        </w:rPr>
        <w:t>function</w:t>
      </w:r>
      <w:r w:rsidRPr="00B5016C">
        <w:rPr>
          <w:rFonts w:ascii="Consolas" w:eastAsia="Times New Roman" w:hAnsi="Consolas" w:cs="Times New Roman"/>
          <w:color w:val="000000"/>
          <w:sz w:val="20"/>
          <w:szCs w:val="20"/>
          <w:lang w:eastAsia="de-DE"/>
        </w:rPr>
        <w:t xml:space="preserve"> up</w:t>
      </w:r>
      <w:r w:rsidRPr="00B5016C">
        <w:rPr>
          <w:rFonts w:ascii="Consolas" w:eastAsia="Times New Roman" w:hAnsi="Consolas" w:cs="Times New Roman"/>
          <w:color w:val="8000FF"/>
          <w:sz w:val="20"/>
          <w:szCs w:val="20"/>
          <w:lang w:eastAsia="de-DE"/>
        </w:rPr>
        <w:t>()</w:t>
      </w:r>
    </w:p>
    <w:p w14:paraId="39A8FF8D"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2360990B"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Schema</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create</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'trophies'</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b/>
          <w:bCs/>
          <w:color w:val="0000FF"/>
          <w:sz w:val="20"/>
          <w:szCs w:val="20"/>
          <w:lang w:eastAsia="de-DE"/>
        </w:rPr>
        <w:t>function</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 xml:space="preserve">Blueprint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4BDC062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-&gt;</w:t>
      </w:r>
      <w:r w:rsidRPr="00B5016C">
        <w:rPr>
          <w:rFonts w:ascii="Consolas" w:eastAsia="Times New Roman" w:hAnsi="Consolas" w:cs="Times New Roman"/>
          <w:color w:val="000000"/>
          <w:sz w:val="20"/>
          <w:szCs w:val="20"/>
          <w:lang w:eastAsia="de-DE"/>
        </w:rPr>
        <w:t>increments</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'id'</w:t>
      </w:r>
      <w:r w:rsidRPr="00B5016C">
        <w:rPr>
          <w:rFonts w:ascii="Consolas" w:eastAsia="Times New Roman" w:hAnsi="Consolas" w:cs="Times New Roman"/>
          <w:color w:val="8000FF"/>
          <w:sz w:val="20"/>
          <w:szCs w:val="20"/>
          <w:lang w:eastAsia="de-DE"/>
        </w:rPr>
        <w:t>);</w:t>
      </w:r>
    </w:p>
    <w:p w14:paraId="52E4C0C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-&gt;</w:t>
      </w:r>
      <w:r w:rsidRPr="00B5016C">
        <w:rPr>
          <w:rFonts w:ascii="Consolas" w:eastAsia="Times New Roman" w:hAnsi="Consolas" w:cs="Times New Roman"/>
          <w:b/>
          <w:bCs/>
          <w:color w:val="0000FF"/>
          <w:sz w:val="20"/>
          <w:szCs w:val="20"/>
          <w:lang w:eastAsia="de-DE"/>
        </w:rPr>
        <w:t>string</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'title'</w:t>
      </w:r>
      <w:r w:rsidRPr="00B5016C">
        <w:rPr>
          <w:rFonts w:ascii="Consolas" w:eastAsia="Times New Roman" w:hAnsi="Consolas" w:cs="Times New Roman"/>
          <w:color w:val="8000FF"/>
          <w:sz w:val="20"/>
          <w:szCs w:val="20"/>
          <w:lang w:eastAsia="de-DE"/>
        </w:rPr>
        <w:t>);</w:t>
      </w:r>
    </w:p>
    <w:p w14:paraId="2CC3D454"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-&gt;</w:t>
      </w:r>
      <w:r w:rsidRPr="00B5016C">
        <w:rPr>
          <w:rFonts w:ascii="Consolas" w:eastAsia="Times New Roman" w:hAnsi="Consolas" w:cs="Times New Roman"/>
          <w:color w:val="000000"/>
          <w:sz w:val="20"/>
          <w:szCs w:val="20"/>
          <w:lang w:eastAsia="de-DE"/>
        </w:rPr>
        <w:t>text</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'description'</w:t>
      </w:r>
      <w:r w:rsidRPr="00B5016C">
        <w:rPr>
          <w:rFonts w:ascii="Consolas" w:eastAsia="Times New Roman" w:hAnsi="Consolas" w:cs="Times New Roman"/>
          <w:color w:val="8000FF"/>
          <w:sz w:val="20"/>
          <w:szCs w:val="20"/>
          <w:lang w:eastAsia="de-DE"/>
        </w:rPr>
        <w:t>);</w:t>
      </w:r>
    </w:p>
    <w:p w14:paraId="6FB56C09"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-&gt;</w:t>
      </w:r>
      <w:r w:rsidRPr="00B5016C">
        <w:rPr>
          <w:rFonts w:ascii="Consolas" w:eastAsia="Times New Roman" w:hAnsi="Consolas" w:cs="Times New Roman"/>
          <w:b/>
          <w:bCs/>
          <w:color w:val="0000FF"/>
          <w:sz w:val="20"/>
          <w:szCs w:val="20"/>
          <w:lang w:eastAsia="de-DE"/>
        </w:rPr>
        <w:t>string</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'icon'</w:t>
      </w:r>
      <w:r w:rsidRPr="00B5016C">
        <w:rPr>
          <w:rFonts w:ascii="Consolas" w:eastAsia="Times New Roman" w:hAnsi="Consolas" w:cs="Times New Roman"/>
          <w:color w:val="8000FF"/>
          <w:sz w:val="20"/>
          <w:szCs w:val="20"/>
          <w:lang w:eastAsia="de-DE"/>
        </w:rPr>
        <w:t>);</w:t>
      </w:r>
    </w:p>
    <w:p w14:paraId="1DFE871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$table</w:t>
      </w:r>
      <w:r w:rsidRPr="00B5016C">
        <w:rPr>
          <w:rFonts w:ascii="Consolas" w:eastAsia="Times New Roman" w:hAnsi="Consolas" w:cs="Times New Roman"/>
          <w:color w:val="8000FF"/>
          <w:sz w:val="20"/>
          <w:szCs w:val="20"/>
          <w:lang w:eastAsia="de-DE"/>
        </w:rPr>
        <w:t>-&gt;</w:t>
      </w:r>
      <w:r w:rsidRPr="00B5016C">
        <w:rPr>
          <w:rFonts w:ascii="Consolas" w:eastAsia="Times New Roman" w:hAnsi="Consolas" w:cs="Times New Roman"/>
          <w:color w:val="000000"/>
          <w:sz w:val="20"/>
          <w:szCs w:val="20"/>
          <w:lang w:eastAsia="de-DE"/>
        </w:rPr>
        <w:t>timestamps</w:t>
      </w:r>
      <w:r w:rsidRPr="00B5016C">
        <w:rPr>
          <w:rFonts w:ascii="Consolas" w:eastAsia="Times New Roman" w:hAnsi="Consolas" w:cs="Times New Roman"/>
          <w:color w:val="8000FF"/>
          <w:sz w:val="20"/>
          <w:szCs w:val="20"/>
          <w:lang w:eastAsia="de-DE"/>
        </w:rPr>
        <w:t>();</w:t>
      </w:r>
    </w:p>
    <w:p w14:paraId="48912D89"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048CB2BF"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24B1F1ED"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599ACED6"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8000"/>
          <w:sz w:val="20"/>
          <w:szCs w:val="20"/>
          <w:lang w:eastAsia="de-DE"/>
        </w:rPr>
        <w:t>/**</w:t>
      </w:r>
    </w:p>
    <w:p w14:paraId="22FDDB5C"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Reverse the migrations.</w:t>
      </w:r>
    </w:p>
    <w:p w14:paraId="7FD5164F"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w:t>
      </w:r>
    </w:p>
    <w:p w14:paraId="2CC5D640"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8000"/>
          <w:sz w:val="20"/>
          <w:szCs w:val="20"/>
          <w:lang w:eastAsia="de-DE"/>
        </w:rPr>
        <w:t xml:space="preserve">     * @return void     */</w:t>
      </w:r>
    </w:p>
    <w:p w14:paraId="3CB9315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b/>
          <w:bCs/>
          <w:color w:val="0000FF"/>
          <w:sz w:val="20"/>
          <w:szCs w:val="20"/>
          <w:lang w:eastAsia="de-DE"/>
        </w:rPr>
        <w:t>public</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b/>
          <w:bCs/>
          <w:color w:val="0000FF"/>
          <w:sz w:val="20"/>
          <w:szCs w:val="20"/>
          <w:lang w:eastAsia="de-DE"/>
        </w:rPr>
        <w:t>function</w:t>
      </w:r>
      <w:r w:rsidRPr="00B5016C">
        <w:rPr>
          <w:rFonts w:ascii="Consolas" w:eastAsia="Times New Roman" w:hAnsi="Consolas" w:cs="Times New Roman"/>
          <w:color w:val="000000"/>
          <w:sz w:val="20"/>
          <w:szCs w:val="20"/>
          <w:lang w:eastAsia="de-DE"/>
        </w:rPr>
        <w:t xml:space="preserve"> down</w:t>
      </w:r>
      <w:r w:rsidRPr="00B5016C">
        <w:rPr>
          <w:rFonts w:ascii="Consolas" w:eastAsia="Times New Roman" w:hAnsi="Consolas" w:cs="Times New Roman"/>
          <w:color w:val="8000FF"/>
          <w:sz w:val="20"/>
          <w:szCs w:val="20"/>
          <w:lang w:eastAsia="de-DE"/>
        </w:rPr>
        <w:t>()</w:t>
      </w:r>
    </w:p>
    <w:p w14:paraId="27A6932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3C67E9A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Schema</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dropIfExists</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'trophies'</w:t>
      </w:r>
      <w:r w:rsidRPr="00B5016C">
        <w:rPr>
          <w:rFonts w:ascii="Consolas" w:eastAsia="Times New Roman" w:hAnsi="Consolas" w:cs="Times New Roman"/>
          <w:color w:val="8000FF"/>
          <w:sz w:val="20"/>
          <w:szCs w:val="20"/>
          <w:lang w:eastAsia="de-DE"/>
        </w:rPr>
        <w:t>);</w:t>
      </w:r>
    </w:p>
    <w:p w14:paraId="797B8521"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12AF3E8C"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8000FF"/>
          <w:sz w:val="20"/>
          <w:szCs w:val="20"/>
          <w:lang w:eastAsia="de-DE"/>
        </w:rPr>
        <w:t>}</w:t>
      </w:r>
    </w:p>
    <w:p w14:paraId="74908F05" w14:textId="77777777" w:rsidR="004170B6" w:rsidRDefault="004170B6" w:rsidP="004170B6">
      <w:pPr>
        <w:rPr>
          <w:rFonts w:ascii="Verdana" w:hAnsi="Verdana"/>
        </w:rPr>
      </w:pPr>
    </w:p>
    <w:p w14:paraId="5362E11A" w14:textId="77777777" w:rsidR="00B5016C" w:rsidRDefault="00B5016C">
      <w:pPr>
        <w:rPr>
          <w:rFonts w:ascii="Verdana" w:hAnsi="Verdana"/>
        </w:rPr>
      </w:pPr>
      <w:r>
        <w:rPr>
          <w:rFonts w:ascii="Verdana" w:hAnsi="Verdana"/>
        </w:rPr>
        <w:br w:type="page"/>
      </w:r>
    </w:p>
    <w:p w14:paraId="64891F24" w14:textId="32D672C9" w:rsidR="004170B6" w:rsidRDefault="004170B6" w:rsidP="00B5016C">
      <w:pPr>
        <w:jc w:val="both"/>
        <w:rPr>
          <w:rFonts w:ascii="Verdana" w:hAnsi="Verdana"/>
        </w:rPr>
      </w:pPr>
      <w:r>
        <w:rPr>
          <w:rFonts w:ascii="Verdana" w:hAnsi="Verdana"/>
        </w:rPr>
        <w:lastRenderedPageBreak/>
        <w:t>Zwischen den Benutzern und den Auszeichnungen besteht eine n:</w:t>
      </w:r>
      <w:r w:rsidR="00A30601">
        <w:rPr>
          <w:rFonts w:ascii="Verdana" w:hAnsi="Verdana"/>
        </w:rPr>
        <w:t>m-</w:t>
      </w:r>
      <w:r>
        <w:rPr>
          <w:rFonts w:ascii="Verdana" w:hAnsi="Verdana"/>
        </w:rPr>
        <w:t xml:space="preserve">Beziehung (viele Nutzer können viele Auszeichnungen erlangen). Damit diese Daten abgespeichert werden können, </w:t>
      </w:r>
      <w:r w:rsidR="00781810">
        <w:rPr>
          <w:rFonts w:ascii="Verdana" w:hAnsi="Verdana"/>
        </w:rPr>
        <w:t>wird eine Zwischentabelle erzeugt</w:t>
      </w:r>
      <w:r w:rsidR="00A30601">
        <w:rPr>
          <w:rFonts w:ascii="Verdana" w:hAnsi="Verdana"/>
        </w:rPr>
        <w:t>:</w:t>
      </w:r>
    </w:p>
    <w:p w14:paraId="4E03B7BD" w14:textId="26242DEC" w:rsidR="00781810" w:rsidRDefault="00781810" w:rsidP="004170B6">
      <w:pPr>
        <w:rPr>
          <w:rFonts w:ascii="Verdana" w:hAnsi="Verdana"/>
        </w:rPr>
      </w:pPr>
      <w:r w:rsidRPr="00781810">
        <w:rPr>
          <w:rFonts w:ascii="Verdana" w:hAnsi="Verdana"/>
        </w:rPr>
        <w:t>c:\laragon\www\lupto\database\migrations\2018_03_29_105356_create_pivot_users_trophies_table.php</w:t>
      </w:r>
    </w:p>
    <w:p w14:paraId="4589ADA2"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FF0000"/>
          <w:sz w:val="20"/>
          <w:szCs w:val="20"/>
          <w:lang w:eastAsia="de-DE"/>
        </w:rPr>
        <w:t>&lt;?php</w:t>
      </w:r>
    </w:p>
    <w:p w14:paraId="4DD7024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4C805E1A"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b/>
          <w:bCs/>
          <w:color w:val="0000FF"/>
          <w:sz w:val="20"/>
          <w:szCs w:val="20"/>
          <w:lang w:eastAsia="de-DE"/>
        </w:rPr>
        <w:t>use</w:t>
      </w:r>
      <w:r w:rsidRPr="00781810">
        <w:rPr>
          <w:rFonts w:ascii="Consolas" w:eastAsia="Times New Roman" w:hAnsi="Consolas" w:cs="Times New Roman"/>
          <w:color w:val="000000"/>
          <w:sz w:val="20"/>
          <w:szCs w:val="20"/>
          <w:lang w:eastAsia="de-DE"/>
        </w:rPr>
        <w:t xml:space="preserve"> Illuminate\Support\Facades\Schema</w:t>
      </w:r>
      <w:r w:rsidRPr="00781810">
        <w:rPr>
          <w:rFonts w:ascii="Consolas" w:eastAsia="Times New Roman" w:hAnsi="Consolas" w:cs="Times New Roman"/>
          <w:color w:val="8000FF"/>
          <w:sz w:val="20"/>
          <w:szCs w:val="20"/>
          <w:lang w:eastAsia="de-DE"/>
        </w:rPr>
        <w:t>;</w:t>
      </w:r>
    </w:p>
    <w:p w14:paraId="73A6D745"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b/>
          <w:bCs/>
          <w:color w:val="0000FF"/>
          <w:sz w:val="20"/>
          <w:szCs w:val="20"/>
          <w:lang w:eastAsia="de-DE"/>
        </w:rPr>
        <w:t>use</w:t>
      </w:r>
      <w:r w:rsidRPr="00781810">
        <w:rPr>
          <w:rFonts w:ascii="Consolas" w:eastAsia="Times New Roman" w:hAnsi="Consolas" w:cs="Times New Roman"/>
          <w:color w:val="000000"/>
          <w:sz w:val="20"/>
          <w:szCs w:val="20"/>
          <w:lang w:eastAsia="de-DE"/>
        </w:rPr>
        <w:t xml:space="preserve"> Illuminate\Database\Schema\Blueprint</w:t>
      </w:r>
      <w:r w:rsidRPr="00781810">
        <w:rPr>
          <w:rFonts w:ascii="Consolas" w:eastAsia="Times New Roman" w:hAnsi="Consolas" w:cs="Times New Roman"/>
          <w:color w:val="8000FF"/>
          <w:sz w:val="20"/>
          <w:szCs w:val="20"/>
          <w:lang w:eastAsia="de-DE"/>
        </w:rPr>
        <w:t>;</w:t>
      </w:r>
    </w:p>
    <w:p w14:paraId="629D6B60"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b/>
          <w:bCs/>
          <w:color w:val="0000FF"/>
          <w:sz w:val="20"/>
          <w:szCs w:val="20"/>
          <w:lang w:eastAsia="de-DE"/>
        </w:rPr>
        <w:t>use</w:t>
      </w:r>
      <w:r w:rsidRPr="00781810">
        <w:rPr>
          <w:rFonts w:ascii="Consolas" w:eastAsia="Times New Roman" w:hAnsi="Consolas" w:cs="Times New Roman"/>
          <w:color w:val="000000"/>
          <w:sz w:val="20"/>
          <w:szCs w:val="20"/>
          <w:lang w:eastAsia="de-DE"/>
        </w:rPr>
        <w:t xml:space="preserve"> Illuminate\Database\Migrations\Migration</w:t>
      </w:r>
      <w:r w:rsidRPr="00781810">
        <w:rPr>
          <w:rFonts w:ascii="Consolas" w:eastAsia="Times New Roman" w:hAnsi="Consolas" w:cs="Times New Roman"/>
          <w:color w:val="8000FF"/>
          <w:sz w:val="20"/>
          <w:szCs w:val="20"/>
          <w:lang w:eastAsia="de-DE"/>
        </w:rPr>
        <w:t>;</w:t>
      </w:r>
    </w:p>
    <w:p w14:paraId="4C2D1EB6"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7A0007FA"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b/>
          <w:bCs/>
          <w:color w:val="0000FF"/>
          <w:sz w:val="20"/>
          <w:szCs w:val="20"/>
          <w:lang w:eastAsia="de-DE"/>
        </w:rPr>
        <w:t>class</w:t>
      </w:r>
      <w:r w:rsidRPr="00781810">
        <w:rPr>
          <w:rFonts w:ascii="Consolas" w:eastAsia="Times New Roman" w:hAnsi="Consolas" w:cs="Times New Roman"/>
          <w:color w:val="000000"/>
          <w:sz w:val="20"/>
          <w:szCs w:val="20"/>
          <w:lang w:eastAsia="de-DE"/>
        </w:rPr>
        <w:t xml:space="preserve"> CreatePivotUsersTrophiesTable </w:t>
      </w:r>
      <w:r w:rsidRPr="00781810">
        <w:rPr>
          <w:rFonts w:ascii="Consolas" w:eastAsia="Times New Roman" w:hAnsi="Consolas" w:cs="Times New Roman"/>
          <w:b/>
          <w:bCs/>
          <w:color w:val="0000FF"/>
          <w:sz w:val="20"/>
          <w:szCs w:val="20"/>
          <w:lang w:eastAsia="de-DE"/>
        </w:rPr>
        <w:t>extends</w:t>
      </w:r>
      <w:r w:rsidRPr="00781810">
        <w:rPr>
          <w:rFonts w:ascii="Consolas" w:eastAsia="Times New Roman" w:hAnsi="Consolas" w:cs="Times New Roman"/>
          <w:color w:val="000000"/>
          <w:sz w:val="20"/>
          <w:szCs w:val="20"/>
          <w:lang w:eastAsia="de-DE"/>
        </w:rPr>
        <w:t xml:space="preserve"> Migration</w:t>
      </w:r>
    </w:p>
    <w:p w14:paraId="6E3EF62E"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8000FF"/>
          <w:sz w:val="20"/>
          <w:szCs w:val="20"/>
          <w:lang w:eastAsia="de-DE"/>
        </w:rPr>
        <w:t>{</w:t>
      </w:r>
    </w:p>
    <w:p w14:paraId="0077465D"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8000"/>
          <w:sz w:val="20"/>
          <w:szCs w:val="20"/>
          <w:lang w:eastAsia="de-DE"/>
        </w:rPr>
        <w:t>/**</w:t>
      </w:r>
    </w:p>
    <w:p w14:paraId="7AD316CD"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Run the migrations.</w:t>
      </w:r>
    </w:p>
    <w:p w14:paraId="0F1EBF72"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w:t>
      </w:r>
    </w:p>
    <w:p w14:paraId="29A338EE"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@return void</w:t>
      </w:r>
    </w:p>
    <w:p w14:paraId="75CBC4F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8000"/>
          <w:sz w:val="20"/>
          <w:szCs w:val="20"/>
          <w:lang w:eastAsia="de-DE"/>
        </w:rPr>
        <w:t xml:space="preserve">     */</w:t>
      </w:r>
    </w:p>
    <w:p w14:paraId="25514FDE"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b/>
          <w:bCs/>
          <w:color w:val="0000FF"/>
          <w:sz w:val="20"/>
          <w:szCs w:val="20"/>
          <w:lang w:eastAsia="de-DE"/>
        </w:rPr>
        <w:t>public</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b/>
          <w:bCs/>
          <w:color w:val="0000FF"/>
          <w:sz w:val="20"/>
          <w:szCs w:val="20"/>
          <w:lang w:eastAsia="de-DE"/>
        </w:rPr>
        <w:t>function</w:t>
      </w:r>
      <w:r w:rsidRPr="00781810">
        <w:rPr>
          <w:rFonts w:ascii="Consolas" w:eastAsia="Times New Roman" w:hAnsi="Consolas" w:cs="Times New Roman"/>
          <w:color w:val="000000"/>
          <w:sz w:val="20"/>
          <w:szCs w:val="20"/>
          <w:lang w:eastAsia="de-DE"/>
        </w:rPr>
        <w:t xml:space="preserve"> up</w:t>
      </w:r>
      <w:r w:rsidRPr="00781810">
        <w:rPr>
          <w:rFonts w:ascii="Consolas" w:eastAsia="Times New Roman" w:hAnsi="Consolas" w:cs="Times New Roman"/>
          <w:color w:val="8000FF"/>
          <w:sz w:val="20"/>
          <w:szCs w:val="20"/>
          <w:lang w:eastAsia="de-DE"/>
        </w:rPr>
        <w:t>()</w:t>
      </w:r>
    </w:p>
    <w:p w14:paraId="3B71BA69"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150921EB"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Schema</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create</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'pivot_user_trophy'</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b/>
          <w:bCs/>
          <w:color w:val="0000FF"/>
          <w:sz w:val="20"/>
          <w:szCs w:val="20"/>
          <w:lang w:eastAsia="de-DE"/>
        </w:rPr>
        <w:t>function</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 xml:space="preserve">Blueprint </w:t>
      </w:r>
      <w:r w:rsidRPr="00781810">
        <w:rPr>
          <w:rFonts w:ascii="Consolas" w:eastAsia="Times New Roman" w:hAnsi="Consolas" w:cs="Times New Roman"/>
          <w:color w:val="000080"/>
          <w:sz w:val="20"/>
          <w:szCs w:val="20"/>
          <w:lang w:eastAsia="de-DE"/>
        </w:rPr>
        <w:t>$table</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1A66EAB2"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$table</w:t>
      </w:r>
      <w:r w:rsidRPr="00781810">
        <w:rPr>
          <w:rFonts w:ascii="Consolas" w:eastAsia="Times New Roman" w:hAnsi="Consolas" w:cs="Times New Roman"/>
          <w:color w:val="8000FF"/>
          <w:sz w:val="20"/>
          <w:szCs w:val="20"/>
          <w:lang w:eastAsia="de-DE"/>
        </w:rPr>
        <w:t>-&gt;</w:t>
      </w:r>
      <w:r w:rsidRPr="00781810">
        <w:rPr>
          <w:rFonts w:ascii="Consolas" w:eastAsia="Times New Roman" w:hAnsi="Consolas" w:cs="Times New Roman"/>
          <w:b/>
          <w:bCs/>
          <w:color w:val="0000FF"/>
          <w:sz w:val="20"/>
          <w:szCs w:val="20"/>
          <w:lang w:eastAsia="de-DE"/>
        </w:rPr>
        <w:t>integer</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'user_id'</w:t>
      </w:r>
      <w:r w:rsidRPr="00781810">
        <w:rPr>
          <w:rFonts w:ascii="Consolas" w:eastAsia="Times New Roman" w:hAnsi="Consolas" w:cs="Times New Roman"/>
          <w:color w:val="8000FF"/>
          <w:sz w:val="20"/>
          <w:szCs w:val="20"/>
          <w:lang w:eastAsia="de-DE"/>
        </w:rPr>
        <w:t>);</w:t>
      </w:r>
    </w:p>
    <w:p w14:paraId="79467C96"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$table</w:t>
      </w:r>
      <w:r w:rsidRPr="00781810">
        <w:rPr>
          <w:rFonts w:ascii="Consolas" w:eastAsia="Times New Roman" w:hAnsi="Consolas" w:cs="Times New Roman"/>
          <w:color w:val="8000FF"/>
          <w:sz w:val="20"/>
          <w:szCs w:val="20"/>
          <w:lang w:eastAsia="de-DE"/>
        </w:rPr>
        <w:t>-&gt;</w:t>
      </w:r>
      <w:r w:rsidRPr="00781810">
        <w:rPr>
          <w:rFonts w:ascii="Consolas" w:eastAsia="Times New Roman" w:hAnsi="Consolas" w:cs="Times New Roman"/>
          <w:b/>
          <w:bCs/>
          <w:color w:val="0000FF"/>
          <w:sz w:val="20"/>
          <w:szCs w:val="20"/>
          <w:lang w:eastAsia="de-DE"/>
        </w:rPr>
        <w:t>integer</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'trophy_id'</w:t>
      </w:r>
      <w:r w:rsidRPr="00781810">
        <w:rPr>
          <w:rFonts w:ascii="Consolas" w:eastAsia="Times New Roman" w:hAnsi="Consolas" w:cs="Times New Roman"/>
          <w:color w:val="8000FF"/>
          <w:sz w:val="20"/>
          <w:szCs w:val="20"/>
          <w:lang w:eastAsia="de-DE"/>
        </w:rPr>
        <w:t>);</w:t>
      </w:r>
    </w:p>
    <w:p w14:paraId="2026831A"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$table</w:t>
      </w:r>
      <w:r w:rsidRPr="00781810">
        <w:rPr>
          <w:rFonts w:ascii="Consolas" w:eastAsia="Times New Roman" w:hAnsi="Consolas" w:cs="Times New Roman"/>
          <w:color w:val="8000FF"/>
          <w:sz w:val="20"/>
          <w:szCs w:val="20"/>
          <w:lang w:eastAsia="de-DE"/>
        </w:rPr>
        <w:t>-&gt;</w:t>
      </w:r>
      <w:r w:rsidRPr="00781810">
        <w:rPr>
          <w:rFonts w:ascii="Consolas" w:eastAsia="Times New Roman" w:hAnsi="Consolas" w:cs="Times New Roman"/>
          <w:color w:val="000000"/>
          <w:sz w:val="20"/>
          <w:szCs w:val="20"/>
          <w:lang w:eastAsia="de-DE"/>
        </w:rPr>
        <w:t>timestamps</w:t>
      </w:r>
      <w:r w:rsidRPr="00781810">
        <w:rPr>
          <w:rFonts w:ascii="Consolas" w:eastAsia="Times New Roman" w:hAnsi="Consolas" w:cs="Times New Roman"/>
          <w:color w:val="8000FF"/>
          <w:sz w:val="20"/>
          <w:szCs w:val="20"/>
          <w:lang w:eastAsia="de-DE"/>
        </w:rPr>
        <w:t>();</w:t>
      </w:r>
    </w:p>
    <w:p w14:paraId="0080329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5122BDC0"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3CD64D3C"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045DDDFA"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8000"/>
          <w:sz w:val="20"/>
          <w:szCs w:val="20"/>
          <w:lang w:eastAsia="de-DE"/>
        </w:rPr>
        <w:t>/**</w:t>
      </w:r>
    </w:p>
    <w:p w14:paraId="201977DE"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Reverse the migrations.</w:t>
      </w:r>
    </w:p>
    <w:p w14:paraId="0C185465"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w:t>
      </w:r>
    </w:p>
    <w:p w14:paraId="1C6A6AE1"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@return void</w:t>
      </w:r>
    </w:p>
    <w:p w14:paraId="3992F87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8000"/>
          <w:sz w:val="20"/>
          <w:szCs w:val="20"/>
          <w:lang w:eastAsia="de-DE"/>
        </w:rPr>
        <w:t xml:space="preserve">     */</w:t>
      </w:r>
    </w:p>
    <w:p w14:paraId="56525541"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b/>
          <w:bCs/>
          <w:color w:val="0000FF"/>
          <w:sz w:val="20"/>
          <w:szCs w:val="20"/>
          <w:lang w:eastAsia="de-DE"/>
        </w:rPr>
        <w:t>public</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b/>
          <w:bCs/>
          <w:color w:val="0000FF"/>
          <w:sz w:val="20"/>
          <w:szCs w:val="20"/>
          <w:lang w:eastAsia="de-DE"/>
        </w:rPr>
        <w:t>function</w:t>
      </w:r>
      <w:r w:rsidRPr="00781810">
        <w:rPr>
          <w:rFonts w:ascii="Consolas" w:eastAsia="Times New Roman" w:hAnsi="Consolas" w:cs="Times New Roman"/>
          <w:color w:val="000000"/>
          <w:sz w:val="20"/>
          <w:szCs w:val="20"/>
          <w:lang w:eastAsia="de-DE"/>
        </w:rPr>
        <w:t xml:space="preserve"> down</w:t>
      </w:r>
      <w:r w:rsidRPr="00781810">
        <w:rPr>
          <w:rFonts w:ascii="Consolas" w:eastAsia="Times New Roman" w:hAnsi="Consolas" w:cs="Times New Roman"/>
          <w:color w:val="8000FF"/>
          <w:sz w:val="20"/>
          <w:szCs w:val="20"/>
          <w:lang w:eastAsia="de-DE"/>
        </w:rPr>
        <w:t>()</w:t>
      </w:r>
    </w:p>
    <w:p w14:paraId="2F9D73A9"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466AD417"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Schema</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dropIfExists</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'pivot_users_trophies'</w:t>
      </w:r>
      <w:r w:rsidRPr="00781810">
        <w:rPr>
          <w:rFonts w:ascii="Consolas" w:eastAsia="Times New Roman" w:hAnsi="Consolas" w:cs="Times New Roman"/>
          <w:color w:val="8000FF"/>
          <w:sz w:val="20"/>
          <w:szCs w:val="20"/>
          <w:lang w:eastAsia="de-DE"/>
        </w:rPr>
        <w:t>);</w:t>
      </w:r>
    </w:p>
    <w:p w14:paraId="0B574AF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2EE328E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8000FF"/>
          <w:sz w:val="20"/>
          <w:szCs w:val="20"/>
          <w:lang w:eastAsia="de-DE"/>
        </w:rPr>
        <w:t>}</w:t>
      </w:r>
    </w:p>
    <w:p w14:paraId="3B3DDFAA" w14:textId="77777777" w:rsidR="00781810" w:rsidRDefault="00781810" w:rsidP="004170B6">
      <w:pPr>
        <w:rPr>
          <w:rFonts w:ascii="Verdana" w:hAnsi="Verdana"/>
        </w:rPr>
      </w:pPr>
    </w:p>
    <w:p w14:paraId="7BF3FF52" w14:textId="6773E79B" w:rsidR="004170B6" w:rsidRPr="004170B6" w:rsidRDefault="00B57B3C" w:rsidP="004170B6">
      <w:pPr>
        <w:rPr>
          <w:rFonts w:ascii="Verdana" w:hAnsi="Verdana"/>
        </w:rPr>
      </w:pPr>
      <w:r>
        <w:rPr>
          <w:rFonts w:ascii="Verdana" w:hAnsi="Verdana"/>
        </w:rPr>
        <w:br w:type="page"/>
      </w:r>
    </w:p>
    <w:p w14:paraId="29D3AB32" w14:textId="248B0A73" w:rsidR="00B57B3C" w:rsidRDefault="00B57B3C" w:rsidP="00B57B3C">
      <w:pPr>
        <w:pStyle w:val="berschrift1"/>
        <w:numPr>
          <w:ilvl w:val="0"/>
          <w:numId w:val="0"/>
        </w:numPr>
        <w:rPr>
          <w:rFonts w:ascii="Verdana" w:hAnsi="Verdana"/>
        </w:rPr>
      </w:pPr>
      <w:bookmarkStart w:id="61" w:name="_A6_Benutzer-Dokumentation_-"/>
      <w:bookmarkStart w:id="62" w:name="_Toc510783483"/>
      <w:bookmarkEnd w:id="61"/>
      <w:r>
        <w:rPr>
          <w:rFonts w:ascii="Verdana" w:hAnsi="Verdana"/>
        </w:rPr>
        <w:lastRenderedPageBreak/>
        <w:t>A6 Benutzer</w:t>
      </w:r>
      <w:r w:rsidR="004F0B36">
        <w:rPr>
          <w:rFonts w:ascii="Verdana" w:hAnsi="Verdana"/>
        </w:rPr>
        <w:t>d</w:t>
      </w:r>
      <w:r>
        <w:rPr>
          <w:rFonts w:ascii="Verdana" w:hAnsi="Verdana"/>
        </w:rPr>
        <w:t xml:space="preserve">okumentation </w:t>
      </w:r>
      <w:r w:rsidR="00A30601" w:rsidRPr="00597656">
        <w:rPr>
          <w:rFonts w:ascii="Verdana" w:hAnsi="Verdana"/>
        </w:rPr>
        <w:t>−</w:t>
      </w:r>
      <w:r>
        <w:rPr>
          <w:rFonts w:ascii="Verdana" w:hAnsi="Verdana"/>
        </w:rPr>
        <w:t xml:space="preserve"> Auszug</w:t>
      </w:r>
      <w:bookmarkEnd w:id="62"/>
    </w:p>
    <w:p w14:paraId="0E42B60B" w14:textId="1839245F" w:rsidR="00B57B3C" w:rsidRDefault="00B57B3C" w:rsidP="00B57B3C"/>
    <w:p w14:paraId="7B2269C5" w14:textId="37E86F27" w:rsidR="00F227E0" w:rsidRDefault="00F227E0" w:rsidP="004170B6">
      <w:pPr>
        <w:jc w:val="both"/>
        <w:rPr>
          <w:rFonts w:ascii="Verdana" w:hAnsi="Verdana"/>
        </w:rPr>
      </w:pPr>
      <w:r>
        <w:rPr>
          <w:rFonts w:ascii="Verdana" w:hAnsi="Verdana"/>
        </w:rPr>
        <w:t>In diesem Auszug aus der Benutzer</w:t>
      </w:r>
      <w:r w:rsidR="004F0B36">
        <w:rPr>
          <w:rFonts w:ascii="Verdana" w:hAnsi="Verdana"/>
        </w:rPr>
        <w:t>d</w:t>
      </w:r>
      <w:r>
        <w:rPr>
          <w:rFonts w:ascii="Verdana" w:hAnsi="Verdana"/>
        </w:rPr>
        <w:t>okumentation sind Bildschirmfotografien aller möglichen Auszeichnungen aufgelistet</w:t>
      </w:r>
      <w:r w:rsidR="00A30601">
        <w:rPr>
          <w:rFonts w:ascii="Verdana" w:hAnsi="Verdana"/>
        </w:rPr>
        <w:t>:</w:t>
      </w:r>
    </w:p>
    <w:p w14:paraId="33B95259" w14:textId="77777777" w:rsidR="00F227E0" w:rsidRDefault="00F227E0" w:rsidP="0040134C">
      <w:pPr>
        <w:rPr>
          <w:rFonts w:ascii="Verdana" w:hAnsi="Verdana"/>
        </w:rPr>
      </w:pPr>
    </w:p>
    <w:p w14:paraId="6487845D" w14:textId="3DEDC5F1" w:rsidR="004170B6" w:rsidRDefault="00F227E0" w:rsidP="0040134C">
      <w:pPr>
        <w:rPr>
          <w:rFonts w:ascii="Verdana" w:hAnsi="Verdana"/>
        </w:rPr>
      </w:pPr>
      <w:r>
        <w:rPr>
          <w:rFonts w:ascii="Verdana" w:hAnsi="Verdana"/>
          <w:noProof/>
        </w:rPr>
        <w:drawing>
          <wp:inline distT="0" distB="0" distL="0" distR="0" wp14:anchorId="67F63ABF" wp14:editId="2C736BC1">
            <wp:extent cx="5762625" cy="1466215"/>
            <wp:effectExtent l="0" t="0" r="952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625" r="-625"/>
                    <a:stretch/>
                  </pic:blipFill>
                  <pic:spPr bwMode="auto">
                    <a:xfrm>
                      <a:off x="0" y="0"/>
                      <a:ext cx="5762625" cy="1466215"/>
                    </a:xfrm>
                    <a:prstGeom prst="rect">
                      <a:avLst/>
                    </a:prstGeom>
                    <a:noFill/>
                    <a:ln>
                      <a:noFill/>
                    </a:ln>
                  </pic:spPr>
                </pic:pic>
              </a:graphicData>
            </a:graphic>
          </wp:inline>
        </w:drawing>
      </w:r>
    </w:p>
    <w:p w14:paraId="02A45FBC" w14:textId="41D8747D" w:rsidR="00F227E0" w:rsidRDefault="00F227E0" w:rsidP="0040134C">
      <w:pPr>
        <w:rPr>
          <w:rFonts w:ascii="Verdana" w:hAnsi="Verdana"/>
        </w:rPr>
      </w:pPr>
      <w:r>
        <w:rPr>
          <w:rFonts w:ascii="Verdana" w:hAnsi="Verdana"/>
          <w:noProof/>
        </w:rPr>
        <w:drawing>
          <wp:inline distT="0" distB="0" distL="0" distR="0" wp14:anchorId="0C8ADF05" wp14:editId="4F11E30C">
            <wp:extent cx="5753735" cy="14490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1449070"/>
                    </a:xfrm>
                    <a:prstGeom prst="rect">
                      <a:avLst/>
                    </a:prstGeom>
                    <a:noFill/>
                    <a:ln>
                      <a:noFill/>
                    </a:ln>
                  </pic:spPr>
                </pic:pic>
              </a:graphicData>
            </a:graphic>
          </wp:inline>
        </w:drawing>
      </w:r>
      <w:r>
        <w:rPr>
          <w:rFonts w:ascii="Verdana" w:hAnsi="Verdana"/>
          <w:noProof/>
        </w:rPr>
        <w:drawing>
          <wp:inline distT="0" distB="0" distL="0" distR="0" wp14:anchorId="28C9DB33" wp14:editId="7D783185">
            <wp:extent cx="5753735" cy="15011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2FFC2546" wp14:editId="73761A70">
            <wp:extent cx="5753735" cy="1509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1509395"/>
                    </a:xfrm>
                    <a:prstGeom prst="rect">
                      <a:avLst/>
                    </a:prstGeom>
                    <a:noFill/>
                    <a:ln>
                      <a:noFill/>
                    </a:ln>
                  </pic:spPr>
                </pic:pic>
              </a:graphicData>
            </a:graphic>
          </wp:inline>
        </w:drawing>
      </w:r>
      <w:r>
        <w:rPr>
          <w:rFonts w:ascii="Verdana" w:hAnsi="Verdana"/>
          <w:noProof/>
        </w:rPr>
        <w:lastRenderedPageBreak/>
        <w:drawing>
          <wp:inline distT="0" distB="0" distL="0" distR="0" wp14:anchorId="38A6B35F" wp14:editId="3CE01049">
            <wp:extent cx="5753735"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1518285"/>
                    </a:xfrm>
                    <a:prstGeom prst="rect">
                      <a:avLst/>
                    </a:prstGeom>
                    <a:noFill/>
                    <a:ln>
                      <a:noFill/>
                    </a:ln>
                  </pic:spPr>
                </pic:pic>
              </a:graphicData>
            </a:graphic>
          </wp:inline>
        </w:drawing>
      </w:r>
      <w:r>
        <w:rPr>
          <w:rFonts w:ascii="Verdana" w:hAnsi="Verdana"/>
          <w:noProof/>
        </w:rPr>
        <w:drawing>
          <wp:inline distT="0" distB="0" distL="0" distR="0" wp14:anchorId="4FB91652" wp14:editId="47A2D641">
            <wp:extent cx="5753735" cy="15011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75C4EAB6" wp14:editId="6B9A03E9">
            <wp:extent cx="5753735" cy="1518285"/>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1518285"/>
                    </a:xfrm>
                    <a:prstGeom prst="rect">
                      <a:avLst/>
                    </a:prstGeom>
                    <a:noFill/>
                    <a:ln>
                      <a:noFill/>
                    </a:ln>
                  </pic:spPr>
                </pic:pic>
              </a:graphicData>
            </a:graphic>
          </wp:inline>
        </w:drawing>
      </w:r>
      <w:r>
        <w:rPr>
          <w:rFonts w:ascii="Verdana" w:hAnsi="Verdana"/>
          <w:noProof/>
        </w:rPr>
        <w:drawing>
          <wp:inline distT="0" distB="0" distL="0" distR="0" wp14:anchorId="7318FDDE" wp14:editId="7369BA5C">
            <wp:extent cx="5753735" cy="15614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1561465"/>
                    </a:xfrm>
                    <a:prstGeom prst="rect">
                      <a:avLst/>
                    </a:prstGeom>
                    <a:noFill/>
                    <a:ln>
                      <a:noFill/>
                    </a:ln>
                  </pic:spPr>
                </pic:pic>
              </a:graphicData>
            </a:graphic>
          </wp:inline>
        </w:drawing>
      </w:r>
      <w:r>
        <w:rPr>
          <w:rFonts w:ascii="Verdana" w:hAnsi="Verdana"/>
          <w:noProof/>
        </w:rPr>
        <w:drawing>
          <wp:inline distT="0" distB="0" distL="0" distR="0" wp14:anchorId="05F13F44" wp14:editId="69EEA867">
            <wp:extent cx="5753735" cy="15525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1552575"/>
                    </a:xfrm>
                    <a:prstGeom prst="rect">
                      <a:avLst/>
                    </a:prstGeom>
                    <a:noFill/>
                    <a:ln>
                      <a:noFill/>
                    </a:ln>
                  </pic:spPr>
                </pic:pic>
              </a:graphicData>
            </a:graphic>
          </wp:inline>
        </w:drawing>
      </w:r>
      <w:r>
        <w:rPr>
          <w:rFonts w:ascii="Verdana" w:hAnsi="Verdana"/>
          <w:noProof/>
        </w:rPr>
        <w:lastRenderedPageBreak/>
        <w:drawing>
          <wp:inline distT="0" distB="0" distL="0" distR="0" wp14:anchorId="77E2A3F2" wp14:editId="281FD1D2">
            <wp:extent cx="5753735"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1552575"/>
                    </a:xfrm>
                    <a:prstGeom prst="rect">
                      <a:avLst/>
                    </a:prstGeom>
                    <a:noFill/>
                    <a:ln>
                      <a:noFill/>
                    </a:ln>
                  </pic:spPr>
                </pic:pic>
              </a:graphicData>
            </a:graphic>
          </wp:inline>
        </w:drawing>
      </w:r>
      <w:r>
        <w:rPr>
          <w:rFonts w:ascii="Verdana" w:hAnsi="Verdana"/>
          <w:noProof/>
        </w:rPr>
        <w:drawing>
          <wp:inline distT="0" distB="0" distL="0" distR="0" wp14:anchorId="509B1593" wp14:editId="0ADB49D6">
            <wp:extent cx="5753735" cy="15011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5BD4EC00" wp14:editId="73CE4EAA">
            <wp:extent cx="5753735" cy="15354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1535430"/>
                    </a:xfrm>
                    <a:prstGeom prst="rect">
                      <a:avLst/>
                    </a:prstGeom>
                    <a:noFill/>
                    <a:ln>
                      <a:noFill/>
                    </a:ln>
                  </pic:spPr>
                </pic:pic>
              </a:graphicData>
            </a:graphic>
          </wp:inline>
        </w:drawing>
      </w:r>
    </w:p>
    <w:p w14:paraId="27F9ADA3" w14:textId="308711F8" w:rsidR="004E51B8" w:rsidRDefault="004E51B8" w:rsidP="0040134C">
      <w:pPr>
        <w:rPr>
          <w:rFonts w:ascii="Verdana" w:hAnsi="Verdana"/>
        </w:rPr>
      </w:pPr>
    </w:p>
    <w:p w14:paraId="48C92312" w14:textId="67534A6B" w:rsidR="004E51B8" w:rsidRDefault="004E51B8">
      <w:pPr>
        <w:rPr>
          <w:rFonts w:ascii="Verdana" w:hAnsi="Verdana"/>
        </w:rPr>
      </w:pPr>
      <w:r>
        <w:rPr>
          <w:rFonts w:ascii="Verdana" w:hAnsi="Verdana"/>
        </w:rPr>
        <w:br w:type="page"/>
      </w:r>
    </w:p>
    <w:p w14:paraId="1F197814" w14:textId="77777777" w:rsidR="004E51B8" w:rsidRDefault="004E51B8" w:rsidP="0040134C">
      <w:pPr>
        <w:rPr>
          <w:rFonts w:ascii="Verdana" w:hAnsi="Verdana"/>
        </w:rPr>
        <w:sectPr w:rsidR="004E51B8" w:rsidSect="007B2A95">
          <w:footerReference w:type="default" r:id="rId42"/>
          <w:pgSz w:w="11906" w:h="16838"/>
          <w:pgMar w:top="1417" w:right="1417" w:bottom="1134" w:left="1417" w:header="708" w:footer="708" w:gutter="0"/>
          <w:pgNumType w:start="1"/>
          <w:cols w:space="708"/>
          <w:docGrid w:linePitch="360"/>
        </w:sectPr>
      </w:pPr>
    </w:p>
    <w:p w14:paraId="7D74F3FB" w14:textId="35C2D408" w:rsidR="00A11FEB" w:rsidRDefault="00A11FEB" w:rsidP="00A11FEB">
      <w:pPr>
        <w:pStyle w:val="berschrift1"/>
        <w:numPr>
          <w:ilvl w:val="0"/>
          <w:numId w:val="0"/>
        </w:numPr>
        <w:rPr>
          <w:rFonts w:ascii="Verdana" w:hAnsi="Verdana"/>
        </w:rPr>
      </w:pPr>
      <w:bookmarkStart w:id="63" w:name="_Toc510783484"/>
      <w:r>
        <w:rPr>
          <w:rFonts w:ascii="Verdana" w:hAnsi="Verdana"/>
        </w:rPr>
        <w:lastRenderedPageBreak/>
        <w:t>A7 Tabellen-Modell</w:t>
      </w:r>
      <w:bookmarkEnd w:id="63"/>
    </w:p>
    <w:p w14:paraId="58B4ED2E" w14:textId="77777777" w:rsidR="00A11FEB" w:rsidRDefault="00A11FEB" w:rsidP="0040134C">
      <w:pPr>
        <w:rPr>
          <w:rFonts w:ascii="Verdana" w:hAnsi="Verdana"/>
        </w:rPr>
      </w:pPr>
    </w:p>
    <w:p w14:paraId="6B720EED" w14:textId="77777777" w:rsidR="00A11FEB" w:rsidRDefault="00A11FEB" w:rsidP="0040134C">
      <w:pPr>
        <w:rPr>
          <w:rFonts w:ascii="Verdana" w:hAnsi="Verdana"/>
        </w:rPr>
      </w:pPr>
    </w:p>
    <w:p w14:paraId="315317CF" w14:textId="77777777" w:rsidR="00A11FEB" w:rsidRDefault="00A11FEB" w:rsidP="0040134C">
      <w:pPr>
        <w:rPr>
          <w:rFonts w:ascii="Verdana" w:hAnsi="Verdana"/>
        </w:rPr>
      </w:pPr>
    </w:p>
    <w:p w14:paraId="015AE5C2" w14:textId="11B39475" w:rsidR="004E51B8" w:rsidRDefault="004E51B8" w:rsidP="0040134C">
      <w:pPr>
        <w:rPr>
          <w:rFonts w:ascii="Verdana" w:hAnsi="Verdana"/>
        </w:rPr>
      </w:pPr>
      <w:r>
        <w:rPr>
          <w:rFonts w:ascii="Verdana" w:hAnsi="Verdana"/>
          <w:noProof/>
        </w:rPr>
        <w:drawing>
          <wp:inline distT="0" distB="0" distL="0" distR="0" wp14:anchorId="41888091" wp14:editId="58145F50">
            <wp:extent cx="8997315" cy="1081722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97315" cy="10817225"/>
                    </a:xfrm>
                    <a:prstGeom prst="rect">
                      <a:avLst/>
                    </a:prstGeom>
                    <a:noFill/>
                    <a:ln>
                      <a:noFill/>
                    </a:ln>
                  </pic:spPr>
                </pic:pic>
              </a:graphicData>
            </a:graphic>
          </wp:inline>
        </w:drawing>
      </w:r>
      <w:bookmarkEnd w:id="0"/>
    </w:p>
    <w:sectPr w:rsidR="004E51B8" w:rsidSect="00A11FEB">
      <w:pgSz w:w="17010" w:h="22680"/>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7658F" w14:textId="77777777" w:rsidR="001F6472" w:rsidRDefault="001F6472" w:rsidP="00AE1BD3">
      <w:pPr>
        <w:spacing w:after="0" w:line="240" w:lineRule="auto"/>
      </w:pPr>
      <w:r>
        <w:separator/>
      </w:r>
    </w:p>
  </w:endnote>
  <w:endnote w:type="continuationSeparator" w:id="0">
    <w:p w14:paraId="38C57AB2" w14:textId="77777777" w:rsidR="001F6472" w:rsidRDefault="001F6472" w:rsidP="00AE1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EB598" w14:textId="3C25C9A8" w:rsidR="00661610" w:rsidRDefault="00661610">
    <w:pPr>
      <w:pStyle w:val="Fuzeile"/>
      <w:jc w:val="right"/>
    </w:pPr>
  </w:p>
  <w:p w14:paraId="4D9A6D10" w14:textId="77777777" w:rsidR="00661610" w:rsidRDefault="0066161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DE31F" w14:textId="77777777" w:rsidR="00661610" w:rsidRDefault="00661610">
    <w:pPr>
      <w:pStyle w:val="Fuzeile"/>
      <w:jc w:val="right"/>
    </w:pPr>
    <w:r>
      <w:t xml:space="preserve">Seite </w:t>
    </w:r>
    <w:sdt>
      <w:sdtPr>
        <w:id w:val="-647814145"/>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52BEEF6E" w14:textId="77777777" w:rsidR="00661610" w:rsidRDefault="006616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719AD" w14:textId="77777777" w:rsidR="001F6472" w:rsidRDefault="001F6472" w:rsidP="00AE1BD3">
      <w:pPr>
        <w:spacing w:after="0" w:line="240" w:lineRule="auto"/>
      </w:pPr>
      <w:r>
        <w:separator/>
      </w:r>
    </w:p>
  </w:footnote>
  <w:footnote w:type="continuationSeparator" w:id="0">
    <w:p w14:paraId="5016A9BC" w14:textId="77777777" w:rsidR="001F6472" w:rsidRDefault="001F6472" w:rsidP="00AE1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1C9BF" w14:textId="77777777" w:rsidR="00661610" w:rsidRDefault="00661610">
    <w:pPr>
      <w:pStyle w:val="Kopfzeile"/>
    </w:pPr>
    <w:r>
      <w:rPr>
        <w:noProof/>
      </w:rPr>
      <w:drawing>
        <wp:anchor distT="0" distB="0" distL="114300" distR="114300" simplePos="0" relativeHeight="251659264" behindDoc="0" locked="0" layoutInCell="1" allowOverlap="1" wp14:anchorId="609EBE8F" wp14:editId="450164A4">
          <wp:simplePos x="0" y="0"/>
          <wp:positionH relativeFrom="column">
            <wp:posOffset>4345305</wp:posOffset>
          </wp:positionH>
          <wp:positionV relativeFrom="paragraph">
            <wp:posOffset>-155121</wp:posOffset>
          </wp:positionV>
          <wp:extent cx="1428750" cy="575945"/>
          <wp:effectExtent l="0" t="0" r="0" b="0"/>
          <wp:wrapNone/>
          <wp:docPr id="6" name="Grafik 6" descr="http://www.dekra-media.de/fileadmin/sys/Public/Images/dek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kra-media.de/fileadmin/sys/Public/Images/dek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575945"/>
                  </a:xfrm>
                  <a:prstGeom prst="rect">
                    <a:avLst/>
                  </a:prstGeom>
                  <a:noFill/>
                  <a:ln>
                    <a:noFill/>
                  </a:ln>
                </pic:spPr>
              </pic:pic>
            </a:graphicData>
          </a:graphic>
          <wp14:sizeRelH relativeFrom="margin">
            <wp14:pctWidth>0</wp14:pctWidth>
          </wp14:sizeRelH>
          <wp14:sizeRelV relativeFrom="margin">
            <wp14:pctHeight>0</wp14:pctHeight>
          </wp14:sizeRelV>
        </wp:anchor>
      </w:drawing>
    </w:r>
    <w:r>
      <w:t>Heiko Greis</w:t>
    </w:r>
    <w:r>
      <w:tab/>
      <w:t>Projektarbeit</w:t>
    </w:r>
  </w:p>
  <w:p w14:paraId="28C553E5" w14:textId="77777777" w:rsidR="00661610" w:rsidRDefault="00661610">
    <w:pPr>
      <w:pStyle w:val="Kopfzeile"/>
    </w:pPr>
  </w:p>
  <w:p w14:paraId="353031D0" w14:textId="77777777" w:rsidR="00661610" w:rsidRDefault="00661610">
    <w:pPr>
      <w:pStyle w:val="Kopfzeile"/>
    </w:pPr>
  </w:p>
  <w:p w14:paraId="14F3C631" w14:textId="77777777" w:rsidR="00661610" w:rsidRDefault="00661610">
    <w:pPr>
      <w:pStyle w:val="Kopfzeil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15D39"/>
    <w:multiLevelType w:val="multilevel"/>
    <w:tmpl w:val="2946F1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FEB448E"/>
    <w:multiLevelType w:val="multilevel"/>
    <w:tmpl w:val="9BCC5B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471911"/>
    <w:multiLevelType w:val="multilevel"/>
    <w:tmpl w:val="C36A7180"/>
    <w:lvl w:ilvl="0">
      <w:start w:val="1"/>
      <w:numFmt w:val="decimal"/>
      <w:pStyle w:val="berschrift1"/>
      <w:lvlText w:val="A %1 "/>
      <w:lvlJc w:val="left"/>
      <w:pPr>
        <w:ind w:left="432" w:hanging="432"/>
      </w:pPr>
      <w:rPr>
        <w:rFonts w:hint="default"/>
      </w:rPr>
    </w:lvl>
    <w:lvl w:ilvl="1">
      <w:start w:val="1"/>
      <w:numFmt w:val="decimal"/>
      <w:pStyle w:val="berschrift2"/>
      <w:lvlText w:val="%2"/>
      <w:lvlJc w:val="left"/>
      <w:pPr>
        <w:ind w:left="576" w:hanging="576"/>
      </w:pPr>
      <w:rPr>
        <w:rFonts w:ascii="Verdana" w:eastAsiaTheme="majorEastAsia" w:hAnsi="Verdana" w:cstheme="majorBidi" w:hint="default"/>
        <w:sz w:val="28"/>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2DDE4BB7"/>
    <w:multiLevelType w:val="multilevel"/>
    <w:tmpl w:val="F76A26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367332"/>
    <w:multiLevelType w:val="hybridMultilevel"/>
    <w:tmpl w:val="35427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8F26DAD"/>
    <w:multiLevelType w:val="hybridMultilevel"/>
    <w:tmpl w:val="B846F7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B795F3A"/>
    <w:multiLevelType w:val="hybridMultilevel"/>
    <w:tmpl w:val="0C7A0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4B769E"/>
    <w:multiLevelType w:val="multilevel"/>
    <w:tmpl w:val="7DAA481A"/>
    <w:lvl w:ilvl="0">
      <w:numFmt w:val="bullet"/>
      <w:lvlText w:val=""/>
      <w:lvlJc w:val="left"/>
      <w:pPr>
        <w:ind w:left="360" w:hanging="360"/>
      </w:pPr>
      <w:rPr>
        <w:rFonts w:ascii="Wingdings" w:eastAsiaTheme="minorHAnsi" w:hAnsi="Wingdings" w:cstheme="minorBidi" w:hint="default"/>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1C202EA"/>
    <w:multiLevelType w:val="hybridMultilevel"/>
    <w:tmpl w:val="EA1A8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7878C8"/>
    <w:multiLevelType w:val="hybridMultilevel"/>
    <w:tmpl w:val="CE262D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C6E5F43"/>
    <w:multiLevelType w:val="multilevel"/>
    <w:tmpl w:val="AC048D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706B83"/>
    <w:multiLevelType w:val="hybridMultilevel"/>
    <w:tmpl w:val="8402D7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D72A35"/>
    <w:multiLevelType w:val="hybridMultilevel"/>
    <w:tmpl w:val="E1D2CA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8E0C2D"/>
    <w:multiLevelType w:val="multilevel"/>
    <w:tmpl w:val="873CA9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F479EF"/>
    <w:multiLevelType w:val="multilevel"/>
    <w:tmpl w:val="9BCC5B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3B174A"/>
    <w:multiLevelType w:val="hybridMultilevel"/>
    <w:tmpl w:val="28385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F0819E7"/>
    <w:multiLevelType w:val="hybridMultilevel"/>
    <w:tmpl w:val="FE5232EC"/>
    <w:lvl w:ilvl="0" w:tplc="00122474">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14"/>
  </w:num>
  <w:num w:numId="5">
    <w:abstractNumId w:val="13"/>
  </w:num>
  <w:num w:numId="6">
    <w:abstractNumId w:val="10"/>
  </w:num>
  <w:num w:numId="7">
    <w:abstractNumId w:val="3"/>
  </w:num>
  <w:num w:numId="8">
    <w:abstractNumId w:val="0"/>
  </w:num>
  <w:num w:numId="9">
    <w:abstractNumId w:val="7"/>
  </w:num>
  <w:num w:numId="10">
    <w:abstractNumId w:val="6"/>
  </w:num>
  <w:num w:numId="11">
    <w:abstractNumId w:val="12"/>
  </w:num>
  <w:num w:numId="12">
    <w:abstractNumId w:val="8"/>
  </w:num>
  <w:num w:numId="13">
    <w:abstractNumId w:val="5"/>
  </w:num>
  <w:num w:numId="14">
    <w:abstractNumId w:val="15"/>
  </w:num>
  <w:num w:numId="15">
    <w:abstractNumId w:val="11"/>
  </w:num>
  <w:num w:numId="16">
    <w:abstractNumId w:val="4"/>
  </w:num>
  <w:num w:numId="17">
    <w:abstractNumId w:val="1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na Erkens">
    <w15:presenceInfo w15:providerId="AD" w15:userId="S-1-5-21-1285789918-1639255778-1625240321-16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3E"/>
    <w:rsid w:val="0000215B"/>
    <w:rsid w:val="000112E7"/>
    <w:rsid w:val="0001716B"/>
    <w:rsid w:val="00021897"/>
    <w:rsid w:val="0003063A"/>
    <w:rsid w:val="00040562"/>
    <w:rsid w:val="00041A6A"/>
    <w:rsid w:val="00046FFE"/>
    <w:rsid w:val="00051C0F"/>
    <w:rsid w:val="00053F38"/>
    <w:rsid w:val="00062BB3"/>
    <w:rsid w:val="00063482"/>
    <w:rsid w:val="00064FB3"/>
    <w:rsid w:val="00066EDF"/>
    <w:rsid w:val="000705FA"/>
    <w:rsid w:val="000707A2"/>
    <w:rsid w:val="00073073"/>
    <w:rsid w:val="00074960"/>
    <w:rsid w:val="000970A0"/>
    <w:rsid w:val="000A3B49"/>
    <w:rsid w:val="000A59CA"/>
    <w:rsid w:val="000B046C"/>
    <w:rsid w:val="000B478A"/>
    <w:rsid w:val="000C376A"/>
    <w:rsid w:val="000C5639"/>
    <w:rsid w:val="000D6FCC"/>
    <w:rsid w:val="000E6F4D"/>
    <w:rsid w:val="000F790D"/>
    <w:rsid w:val="000F7A3B"/>
    <w:rsid w:val="00115947"/>
    <w:rsid w:val="00122ECA"/>
    <w:rsid w:val="00122FD0"/>
    <w:rsid w:val="00135221"/>
    <w:rsid w:val="001418C0"/>
    <w:rsid w:val="00151D83"/>
    <w:rsid w:val="0016314E"/>
    <w:rsid w:val="00187492"/>
    <w:rsid w:val="00194248"/>
    <w:rsid w:val="001B6F98"/>
    <w:rsid w:val="001C16F7"/>
    <w:rsid w:val="001C5A4D"/>
    <w:rsid w:val="001D116B"/>
    <w:rsid w:val="001E234C"/>
    <w:rsid w:val="001E2F26"/>
    <w:rsid w:val="001E6642"/>
    <w:rsid w:val="001F1284"/>
    <w:rsid w:val="001F4352"/>
    <w:rsid w:val="001F6472"/>
    <w:rsid w:val="002042D3"/>
    <w:rsid w:val="00212D3D"/>
    <w:rsid w:val="0021331E"/>
    <w:rsid w:val="00215A1A"/>
    <w:rsid w:val="00216236"/>
    <w:rsid w:val="0023090B"/>
    <w:rsid w:val="00232630"/>
    <w:rsid w:val="00234F36"/>
    <w:rsid w:val="00240CD0"/>
    <w:rsid w:val="00243180"/>
    <w:rsid w:val="002530B5"/>
    <w:rsid w:val="00264513"/>
    <w:rsid w:val="0027701E"/>
    <w:rsid w:val="00293CC2"/>
    <w:rsid w:val="002A00B5"/>
    <w:rsid w:val="002A034D"/>
    <w:rsid w:val="002A49B5"/>
    <w:rsid w:val="002B1B64"/>
    <w:rsid w:val="002B7913"/>
    <w:rsid w:val="002D0C14"/>
    <w:rsid w:val="002D26DC"/>
    <w:rsid w:val="002D76BA"/>
    <w:rsid w:val="002E3285"/>
    <w:rsid w:val="003020D9"/>
    <w:rsid w:val="003074F7"/>
    <w:rsid w:val="00312583"/>
    <w:rsid w:val="003126F6"/>
    <w:rsid w:val="00324481"/>
    <w:rsid w:val="00334E8E"/>
    <w:rsid w:val="00365352"/>
    <w:rsid w:val="00370D55"/>
    <w:rsid w:val="00373DBC"/>
    <w:rsid w:val="00377765"/>
    <w:rsid w:val="003855B1"/>
    <w:rsid w:val="00391CD2"/>
    <w:rsid w:val="00392684"/>
    <w:rsid w:val="00397034"/>
    <w:rsid w:val="003A1EF7"/>
    <w:rsid w:val="003B1A8E"/>
    <w:rsid w:val="003D5CB1"/>
    <w:rsid w:val="003E2824"/>
    <w:rsid w:val="003E4AA1"/>
    <w:rsid w:val="003F118B"/>
    <w:rsid w:val="004002E0"/>
    <w:rsid w:val="0040134C"/>
    <w:rsid w:val="004046C8"/>
    <w:rsid w:val="004119D3"/>
    <w:rsid w:val="00412522"/>
    <w:rsid w:val="004170B6"/>
    <w:rsid w:val="004237A2"/>
    <w:rsid w:val="0042786A"/>
    <w:rsid w:val="00430A09"/>
    <w:rsid w:val="0043359F"/>
    <w:rsid w:val="004337E2"/>
    <w:rsid w:val="00442A34"/>
    <w:rsid w:val="004452F0"/>
    <w:rsid w:val="00446AB9"/>
    <w:rsid w:val="00450B34"/>
    <w:rsid w:val="00454DB5"/>
    <w:rsid w:val="00463936"/>
    <w:rsid w:val="00464C53"/>
    <w:rsid w:val="00466118"/>
    <w:rsid w:val="004674D8"/>
    <w:rsid w:val="0047368B"/>
    <w:rsid w:val="00477F9B"/>
    <w:rsid w:val="00484C74"/>
    <w:rsid w:val="004907D9"/>
    <w:rsid w:val="00494838"/>
    <w:rsid w:val="00494E01"/>
    <w:rsid w:val="004A34F6"/>
    <w:rsid w:val="004C6F49"/>
    <w:rsid w:val="004E0706"/>
    <w:rsid w:val="004E11D2"/>
    <w:rsid w:val="004E17E8"/>
    <w:rsid w:val="004E3AFA"/>
    <w:rsid w:val="004E3FBB"/>
    <w:rsid w:val="004E44CC"/>
    <w:rsid w:val="004E51B8"/>
    <w:rsid w:val="004F0215"/>
    <w:rsid w:val="004F0B36"/>
    <w:rsid w:val="004F2CFA"/>
    <w:rsid w:val="004F2D7A"/>
    <w:rsid w:val="00500EEE"/>
    <w:rsid w:val="00510A33"/>
    <w:rsid w:val="00511178"/>
    <w:rsid w:val="00512BB4"/>
    <w:rsid w:val="00521E79"/>
    <w:rsid w:val="005221C4"/>
    <w:rsid w:val="0052246B"/>
    <w:rsid w:val="00524E51"/>
    <w:rsid w:val="00541ED2"/>
    <w:rsid w:val="0056251A"/>
    <w:rsid w:val="00564AFD"/>
    <w:rsid w:val="00574A00"/>
    <w:rsid w:val="00584F3E"/>
    <w:rsid w:val="00596CB9"/>
    <w:rsid w:val="00597656"/>
    <w:rsid w:val="005A267E"/>
    <w:rsid w:val="005A3F09"/>
    <w:rsid w:val="005B1AF1"/>
    <w:rsid w:val="005B3429"/>
    <w:rsid w:val="005D1670"/>
    <w:rsid w:val="005D32C5"/>
    <w:rsid w:val="005E48B6"/>
    <w:rsid w:val="005E791D"/>
    <w:rsid w:val="006022F5"/>
    <w:rsid w:val="006223C4"/>
    <w:rsid w:val="00627176"/>
    <w:rsid w:val="00633AAD"/>
    <w:rsid w:val="00633B83"/>
    <w:rsid w:val="0063500B"/>
    <w:rsid w:val="00635101"/>
    <w:rsid w:val="006414DA"/>
    <w:rsid w:val="00652476"/>
    <w:rsid w:val="0065322C"/>
    <w:rsid w:val="00655701"/>
    <w:rsid w:val="00661610"/>
    <w:rsid w:val="00663AED"/>
    <w:rsid w:val="00663CB4"/>
    <w:rsid w:val="00670D31"/>
    <w:rsid w:val="00687FBC"/>
    <w:rsid w:val="006947D0"/>
    <w:rsid w:val="006A122A"/>
    <w:rsid w:val="006A299E"/>
    <w:rsid w:val="006B2663"/>
    <w:rsid w:val="006B68AE"/>
    <w:rsid w:val="006D2647"/>
    <w:rsid w:val="006F7AD4"/>
    <w:rsid w:val="006F7C06"/>
    <w:rsid w:val="00712FE1"/>
    <w:rsid w:val="007220F9"/>
    <w:rsid w:val="0074104B"/>
    <w:rsid w:val="00742BCC"/>
    <w:rsid w:val="00743F53"/>
    <w:rsid w:val="0075054A"/>
    <w:rsid w:val="007506B5"/>
    <w:rsid w:val="00751831"/>
    <w:rsid w:val="007739A0"/>
    <w:rsid w:val="00781810"/>
    <w:rsid w:val="0078313F"/>
    <w:rsid w:val="00783233"/>
    <w:rsid w:val="00792602"/>
    <w:rsid w:val="00792E10"/>
    <w:rsid w:val="00794B3B"/>
    <w:rsid w:val="007B2A95"/>
    <w:rsid w:val="007B3B02"/>
    <w:rsid w:val="007C00E6"/>
    <w:rsid w:val="007C193E"/>
    <w:rsid w:val="007E2F5E"/>
    <w:rsid w:val="007E7D34"/>
    <w:rsid w:val="00802ADA"/>
    <w:rsid w:val="00805E08"/>
    <w:rsid w:val="0081223A"/>
    <w:rsid w:val="0082168F"/>
    <w:rsid w:val="00822736"/>
    <w:rsid w:val="00823225"/>
    <w:rsid w:val="0082667C"/>
    <w:rsid w:val="008422F0"/>
    <w:rsid w:val="008652FC"/>
    <w:rsid w:val="00867652"/>
    <w:rsid w:val="00875B9D"/>
    <w:rsid w:val="008826C9"/>
    <w:rsid w:val="00885131"/>
    <w:rsid w:val="00896335"/>
    <w:rsid w:val="008A1FA3"/>
    <w:rsid w:val="008C2787"/>
    <w:rsid w:val="008C3D3C"/>
    <w:rsid w:val="008C499E"/>
    <w:rsid w:val="008C526E"/>
    <w:rsid w:val="008C7F60"/>
    <w:rsid w:val="008D295B"/>
    <w:rsid w:val="008D6CF8"/>
    <w:rsid w:val="008E2C28"/>
    <w:rsid w:val="008F599B"/>
    <w:rsid w:val="008F64CE"/>
    <w:rsid w:val="009040D3"/>
    <w:rsid w:val="00904952"/>
    <w:rsid w:val="00907AA2"/>
    <w:rsid w:val="009219EF"/>
    <w:rsid w:val="00926521"/>
    <w:rsid w:val="00951BD2"/>
    <w:rsid w:val="00953655"/>
    <w:rsid w:val="00953898"/>
    <w:rsid w:val="00956B04"/>
    <w:rsid w:val="009637E7"/>
    <w:rsid w:val="0097404B"/>
    <w:rsid w:val="00980C04"/>
    <w:rsid w:val="00986A0A"/>
    <w:rsid w:val="00987D6D"/>
    <w:rsid w:val="00994EE3"/>
    <w:rsid w:val="009A5C66"/>
    <w:rsid w:val="009B0FA5"/>
    <w:rsid w:val="009B2692"/>
    <w:rsid w:val="009C1B70"/>
    <w:rsid w:val="009C1E6C"/>
    <w:rsid w:val="009C32D5"/>
    <w:rsid w:val="009D56FB"/>
    <w:rsid w:val="009D7994"/>
    <w:rsid w:val="009D7CD6"/>
    <w:rsid w:val="009F068F"/>
    <w:rsid w:val="009F0732"/>
    <w:rsid w:val="00A03455"/>
    <w:rsid w:val="00A11FEB"/>
    <w:rsid w:val="00A12372"/>
    <w:rsid w:val="00A1268B"/>
    <w:rsid w:val="00A15F2F"/>
    <w:rsid w:val="00A22CD3"/>
    <w:rsid w:val="00A25762"/>
    <w:rsid w:val="00A3035E"/>
    <w:rsid w:val="00A30601"/>
    <w:rsid w:val="00A30DE6"/>
    <w:rsid w:val="00A34753"/>
    <w:rsid w:val="00A419D1"/>
    <w:rsid w:val="00A52A13"/>
    <w:rsid w:val="00A812E5"/>
    <w:rsid w:val="00A83CE6"/>
    <w:rsid w:val="00A9162F"/>
    <w:rsid w:val="00AC10FF"/>
    <w:rsid w:val="00AE1BD3"/>
    <w:rsid w:val="00AE292A"/>
    <w:rsid w:val="00AE6226"/>
    <w:rsid w:val="00AE7043"/>
    <w:rsid w:val="00AF5311"/>
    <w:rsid w:val="00B048E9"/>
    <w:rsid w:val="00B103B8"/>
    <w:rsid w:val="00B11484"/>
    <w:rsid w:val="00B1348A"/>
    <w:rsid w:val="00B13CCB"/>
    <w:rsid w:val="00B261F6"/>
    <w:rsid w:val="00B26730"/>
    <w:rsid w:val="00B302EC"/>
    <w:rsid w:val="00B4609A"/>
    <w:rsid w:val="00B47E6A"/>
    <w:rsid w:val="00B5016C"/>
    <w:rsid w:val="00B57B3C"/>
    <w:rsid w:val="00B6362E"/>
    <w:rsid w:val="00B67710"/>
    <w:rsid w:val="00B703D7"/>
    <w:rsid w:val="00B74BF9"/>
    <w:rsid w:val="00B75BE5"/>
    <w:rsid w:val="00B75D8C"/>
    <w:rsid w:val="00BA35F1"/>
    <w:rsid w:val="00BA6C47"/>
    <w:rsid w:val="00BA7A7E"/>
    <w:rsid w:val="00BB3BA7"/>
    <w:rsid w:val="00BC47E8"/>
    <w:rsid w:val="00BD4601"/>
    <w:rsid w:val="00BD5D1A"/>
    <w:rsid w:val="00BD5DD2"/>
    <w:rsid w:val="00BE399B"/>
    <w:rsid w:val="00C006AD"/>
    <w:rsid w:val="00C0296D"/>
    <w:rsid w:val="00C10811"/>
    <w:rsid w:val="00C15EE0"/>
    <w:rsid w:val="00C25FC6"/>
    <w:rsid w:val="00C26E4B"/>
    <w:rsid w:val="00C469A5"/>
    <w:rsid w:val="00C62AA0"/>
    <w:rsid w:val="00C64357"/>
    <w:rsid w:val="00C841C6"/>
    <w:rsid w:val="00C95D04"/>
    <w:rsid w:val="00CB2835"/>
    <w:rsid w:val="00CB34BD"/>
    <w:rsid w:val="00CC29E6"/>
    <w:rsid w:val="00CC690C"/>
    <w:rsid w:val="00CD1AA1"/>
    <w:rsid w:val="00CD36F0"/>
    <w:rsid w:val="00CE441A"/>
    <w:rsid w:val="00CF01D8"/>
    <w:rsid w:val="00CF7567"/>
    <w:rsid w:val="00CF7C2C"/>
    <w:rsid w:val="00D00AB2"/>
    <w:rsid w:val="00D0593E"/>
    <w:rsid w:val="00D23FA1"/>
    <w:rsid w:val="00D27BB5"/>
    <w:rsid w:val="00D45B17"/>
    <w:rsid w:val="00D51EC6"/>
    <w:rsid w:val="00D537EF"/>
    <w:rsid w:val="00D56D7B"/>
    <w:rsid w:val="00D56E07"/>
    <w:rsid w:val="00D614F4"/>
    <w:rsid w:val="00D63041"/>
    <w:rsid w:val="00D82E93"/>
    <w:rsid w:val="00D87388"/>
    <w:rsid w:val="00D94554"/>
    <w:rsid w:val="00DA0D2F"/>
    <w:rsid w:val="00DA293F"/>
    <w:rsid w:val="00DC1ABF"/>
    <w:rsid w:val="00DC4E54"/>
    <w:rsid w:val="00DD00B3"/>
    <w:rsid w:val="00DD07C4"/>
    <w:rsid w:val="00DE2469"/>
    <w:rsid w:val="00DF166D"/>
    <w:rsid w:val="00DF73E6"/>
    <w:rsid w:val="00E07066"/>
    <w:rsid w:val="00E07C45"/>
    <w:rsid w:val="00E10E1D"/>
    <w:rsid w:val="00E11878"/>
    <w:rsid w:val="00E14F8B"/>
    <w:rsid w:val="00E168CF"/>
    <w:rsid w:val="00E17252"/>
    <w:rsid w:val="00E24B93"/>
    <w:rsid w:val="00E302F9"/>
    <w:rsid w:val="00E33D73"/>
    <w:rsid w:val="00E34E4C"/>
    <w:rsid w:val="00E50134"/>
    <w:rsid w:val="00E50212"/>
    <w:rsid w:val="00E507B6"/>
    <w:rsid w:val="00E5104D"/>
    <w:rsid w:val="00E631E7"/>
    <w:rsid w:val="00E74B4F"/>
    <w:rsid w:val="00E77004"/>
    <w:rsid w:val="00E83D92"/>
    <w:rsid w:val="00E84D77"/>
    <w:rsid w:val="00E86A13"/>
    <w:rsid w:val="00E96663"/>
    <w:rsid w:val="00EB5660"/>
    <w:rsid w:val="00EB57B9"/>
    <w:rsid w:val="00EC079A"/>
    <w:rsid w:val="00EC7424"/>
    <w:rsid w:val="00ED3716"/>
    <w:rsid w:val="00EE35D8"/>
    <w:rsid w:val="00EE5747"/>
    <w:rsid w:val="00EF37E9"/>
    <w:rsid w:val="00EF5A9E"/>
    <w:rsid w:val="00EF7409"/>
    <w:rsid w:val="00F1166C"/>
    <w:rsid w:val="00F175D4"/>
    <w:rsid w:val="00F17717"/>
    <w:rsid w:val="00F20F5A"/>
    <w:rsid w:val="00F21DD7"/>
    <w:rsid w:val="00F227E0"/>
    <w:rsid w:val="00F250D6"/>
    <w:rsid w:val="00F252FE"/>
    <w:rsid w:val="00F26068"/>
    <w:rsid w:val="00F27EC5"/>
    <w:rsid w:val="00F4334F"/>
    <w:rsid w:val="00F44DE7"/>
    <w:rsid w:val="00F471E5"/>
    <w:rsid w:val="00F47F56"/>
    <w:rsid w:val="00F56D46"/>
    <w:rsid w:val="00F571EF"/>
    <w:rsid w:val="00F5752C"/>
    <w:rsid w:val="00F6100F"/>
    <w:rsid w:val="00F61FBE"/>
    <w:rsid w:val="00F637BD"/>
    <w:rsid w:val="00F91652"/>
    <w:rsid w:val="00F9274A"/>
    <w:rsid w:val="00F94926"/>
    <w:rsid w:val="00F95700"/>
    <w:rsid w:val="00F95D03"/>
    <w:rsid w:val="00F968A8"/>
    <w:rsid w:val="00FA302E"/>
    <w:rsid w:val="00FB0F8D"/>
    <w:rsid w:val="00FB7DF0"/>
    <w:rsid w:val="00FC398E"/>
    <w:rsid w:val="00FC792B"/>
    <w:rsid w:val="00FD43AB"/>
    <w:rsid w:val="00FD4CD1"/>
    <w:rsid w:val="00FD7FB4"/>
    <w:rsid w:val="00FE2712"/>
    <w:rsid w:val="00FF46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2EB20"/>
  <w15:chartTrackingRefBased/>
  <w15:docId w15:val="{2B04A8D5-B36E-45A0-A9C3-E3FF3591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4E8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4E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4E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34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334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4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4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4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4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4E8E"/>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34E8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34E8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34E8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334E8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4E8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4E8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4E8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4E8E"/>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334E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4E8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334E8E"/>
    <w:pPr>
      <w:ind w:left="720"/>
      <w:contextualSpacing/>
    </w:pPr>
  </w:style>
  <w:style w:type="paragraph" w:styleId="Inhaltsverzeichnisberschrift">
    <w:name w:val="TOC Heading"/>
    <w:basedOn w:val="berschrift1"/>
    <w:next w:val="Standard"/>
    <w:uiPriority w:val="39"/>
    <w:unhideWhenUsed/>
    <w:qFormat/>
    <w:rsid w:val="00596CB9"/>
    <w:pPr>
      <w:numPr>
        <w:numId w:val="0"/>
      </w:numPr>
      <w:outlineLvl w:val="9"/>
    </w:pPr>
    <w:rPr>
      <w:lang w:eastAsia="de-DE"/>
    </w:rPr>
  </w:style>
  <w:style w:type="paragraph" w:styleId="Verzeichnis2">
    <w:name w:val="toc 2"/>
    <w:basedOn w:val="Standard"/>
    <w:next w:val="Standard"/>
    <w:autoRedefine/>
    <w:uiPriority w:val="39"/>
    <w:unhideWhenUsed/>
    <w:rsid w:val="00596CB9"/>
    <w:pPr>
      <w:spacing w:after="100"/>
      <w:ind w:left="220"/>
    </w:pPr>
  </w:style>
  <w:style w:type="character" w:styleId="Hyperlink">
    <w:name w:val="Hyperlink"/>
    <w:basedOn w:val="Absatz-Standardschriftart"/>
    <w:uiPriority w:val="99"/>
    <w:unhideWhenUsed/>
    <w:rsid w:val="00596CB9"/>
    <w:rPr>
      <w:color w:val="0563C1" w:themeColor="hyperlink"/>
      <w:u w:val="single"/>
    </w:rPr>
  </w:style>
  <w:style w:type="paragraph" w:styleId="Untertitel">
    <w:name w:val="Subtitle"/>
    <w:basedOn w:val="Standard"/>
    <w:next w:val="Standard"/>
    <w:link w:val="UntertitelZchn"/>
    <w:uiPriority w:val="11"/>
    <w:qFormat/>
    <w:rsid w:val="0021623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16236"/>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4002E0"/>
    <w:rPr>
      <w:color w:val="808080"/>
      <w:shd w:val="clear" w:color="auto" w:fill="E6E6E6"/>
    </w:rPr>
  </w:style>
  <w:style w:type="character" w:styleId="BesuchterLink">
    <w:name w:val="FollowedHyperlink"/>
    <w:basedOn w:val="Absatz-Standardschriftart"/>
    <w:uiPriority w:val="99"/>
    <w:semiHidden/>
    <w:unhideWhenUsed/>
    <w:rsid w:val="00F1166C"/>
    <w:rPr>
      <w:color w:val="954F72" w:themeColor="followedHyperlink"/>
      <w:u w:val="single"/>
    </w:rPr>
  </w:style>
  <w:style w:type="paragraph" w:styleId="Verzeichnis1">
    <w:name w:val="toc 1"/>
    <w:basedOn w:val="Standard"/>
    <w:next w:val="Standard"/>
    <w:autoRedefine/>
    <w:uiPriority w:val="39"/>
    <w:unhideWhenUsed/>
    <w:rsid w:val="00EF37E9"/>
    <w:pPr>
      <w:spacing w:after="100"/>
    </w:pPr>
  </w:style>
  <w:style w:type="paragraph" w:styleId="Kopfzeile">
    <w:name w:val="header"/>
    <w:basedOn w:val="Standard"/>
    <w:link w:val="KopfzeileZchn"/>
    <w:uiPriority w:val="99"/>
    <w:unhideWhenUsed/>
    <w:rsid w:val="00AE1B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1BD3"/>
  </w:style>
  <w:style w:type="paragraph" w:styleId="Fuzeile">
    <w:name w:val="footer"/>
    <w:basedOn w:val="Standard"/>
    <w:link w:val="FuzeileZchn"/>
    <w:uiPriority w:val="99"/>
    <w:unhideWhenUsed/>
    <w:rsid w:val="00AE1B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1BD3"/>
  </w:style>
  <w:style w:type="table" w:styleId="Tabellenraster">
    <w:name w:val="Table Grid"/>
    <w:basedOn w:val="NormaleTabelle"/>
    <w:uiPriority w:val="39"/>
    <w:rsid w:val="0088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chwacheHervorhebung">
    <w:name w:val="Subtle Emphasis"/>
    <w:basedOn w:val="Absatz-Standardschriftart"/>
    <w:uiPriority w:val="19"/>
    <w:qFormat/>
    <w:rsid w:val="00397034"/>
    <w:rPr>
      <w:i/>
      <w:iCs/>
      <w:color w:val="404040" w:themeColor="text1" w:themeTint="BF"/>
    </w:rPr>
  </w:style>
  <w:style w:type="character" w:customStyle="1" w:styleId="xbe">
    <w:name w:val="_xbe"/>
    <w:basedOn w:val="Absatz-Standardschriftart"/>
    <w:rsid w:val="00397034"/>
  </w:style>
  <w:style w:type="paragraph" w:styleId="Verzeichnis3">
    <w:name w:val="toc 3"/>
    <w:basedOn w:val="Standard"/>
    <w:next w:val="Standard"/>
    <w:autoRedefine/>
    <w:uiPriority w:val="39"/>
    <w:unhideWhenUsed/>
    <w:rsid w:val="00FB7DF0"/>
    <w:pPr>
      <w:spacing w:after="100"/>
      <w:ind w:left="440"/>
    </w:pPr>
  </w:style>
  <w:style w:type="paragraph" w:styleId="Beschriftung">
    <w:name w:val="caption"/>
    <w:basedOn w:val="Standard"/>
    <w:next w:val="Standard"/>
    <w:uiPriority w:val="35"/>
    <w:unhideWhenUsed/>
    <w:qFormat/>
    <w:rsid w:val="000B046C"/>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907AA2"/>
    <w:rPr>
      <w:sz w:val="16"/>
      <w:szCs w:val="16"/>
    </w:rPr>
  </w:style>
  <w:style w:type="paragraph" w:styleId="Kommentartext">
    <w:name w:val="annotation text"/>
    <w:basedOn w:val="Standard"/>
    <w:link w:val="KommentartextZchn"/>
    <w:uiPriority w:val="99"/>
    <w:semiHidden/>
    <w:unhideWhenUsed/>
    <w:rsid w:val="00907AA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7AA2"/>
    <w:rPr>
      <w:sz w:val="20"/>
      <w:szCs w:val="20"/>
    </w:rPr>
  </w:style>
  <w:style w:type="paragraph" w:styleId="Kommentarthema">
    <w:name w:val="annotation subject"/>
    <w:basedOn w:val="Kommentartext"/>
    <w:next w:val="Kommentartext"/>
    <w:link w:val="KommentarthemaZchn"/>
    <w:uiPriority w:val="99"/>
    <w:semiHidden/>
    <w:unhideWhenUsed/>
    <w:rsid w:val="00907AA2"/>
    <w:rPr>
      <w:b/>
      <w:bCs/>
    </w:rPr>
  </w:style>
  <w:style w:type="character" w:customStyle="1" w:styleId="KommentarthemaZchn">
    <w:name w:val="Kommentarthema Zchn"/>
    <w:basedOn w:val="KommentartextZchn"/>
    <w:link w:val="Kommentarthema"/>
    <w:uiPriority w:val="99"/>
    <w:semiHidden/>
    <w:rsid w:val="00907AA2"/>
    <w:rPr>
      <w:b/>
      <w:bCs/>
      <w:sz w:val="20"/>
      <w:szCs w:val="20"/>
    </w:rPr>
  </w:style>
  <w:style w:type="paragraph" w:styleId="Sprechblasentext">
    <w:name w:val="Balloon Text"/>
    <w:basedOn w:val="Standard"/>
    <w:link w:val="SprechblasentextZchn"/>
    <w:uiPriority w:val="99"/>
    <w:semiHidden/>
    <w:unhideWhenUsed/>
    <w:rsid w:val="00907AA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07AA2"/>
    <w:rPr>
      <w:rFonts w:ascii="Segoe UI" w:hAnsi="Segoe UI" w:cs="Segoe UI"/>
      <w:sz w:val="18"/>
      <w:szCs w:val="18"/>
    </w:rPr>
  </w:style>
  <w:style w:type="character" w:customStyle="1" w:styleId="sc181">
    <w:name w:val="sc181"/>
    <w:basedOn w:val="Absatz-Standardschriftart"/>
    <w:rsid w:val="0056251A"/>
    <w:rPr>
      <w:rFonts w:ascii="Courier New" w:hAnsi="Courier New" w:cs="Courier New" w:hint="default"/>
      <w:color w:val="FF0000"/>
      <w:sz w:val="20"/>
      <w:szCs w:val="20"/>
      <w:shd w:val="clear" w:color="auto" w:fill="FDF8E3"/>
    </w:rPr>
  </w:style>
  <w:style w:type="character" w:customStyle="1" w:styleId="sc1181">
    <w:name w:val="sc1181"/>
    <w:basedOn w:val="Absatz-Standardschriftart"/>
    <w:rsid w:val="0056251A"/>
    <w:rPr>
      <w:rFonts w:ascii="Courier New" w:hAnsi="Courier New" w:cs="Courier New" w:hint="default"/>
      <w:color w:val="000000"/>
      <w:sz w:val="20"/>
      <w:szCs w:val="20"/>
      <w:shd w:val="clear" w:color="auto" w:fill="FEFCF5"/>
    </w:rPr>
  </w:style>
  <w:style w:type="character" w:customStyle="1" w:styleId="sc1211">
    <w:name w:val="sc1211"/>
    <w:basedOn w:val="Absatz-Standardschriftart"/>
    <w:rsid w:val="0056251A"/>
    <w:rPr>
      <w:rFonts w:ascii="Courier New" w:hAnsi="Courier New" w:cs="Courier New" w:hint="default"/>
      <w:b/>
      <w:bCs/>
      <w:color w:val="0000FF"/>
      <w:sz w:val="20"/>
      <w:szCs w:val="20"/>
      <w:shd w:val="clear" w:color="auto" w:fill="FEFCF5"/>
    </w:rPr>
  </w:style>
  <w:style w:type="character" w:customStyle="1" w:styleId="sc1271">
    <w:name w:val="sc1271"/>
    <w:basedOn w:val="Absatz-Standardschriftart"/>
    <w:rsid w:val="0056251A"/>
    <w:rPr>
      <w:rFonts w:ascii="Courier New" w:hAnsi="Courier New" w:cs="Courier New" w:hint="default"/>
      <w:color w:val="8000FF"/>
      <w:sz w:val="20"/>
      <w:szCs w:val="20"/>
      <w:shd w:val="clear" w:color="auto" w:fill="FEFCF5"/>
    </w:rPr>
  </w:style>
  <w:style w:type="character" w:customStyle="1" w:styleId="sc1241">
    <w:name w:val="sc1241"/>
    <w:basedOn w:val="Absatz-Standardschriftart"/>
    <w:rsid w:val="0056251A"/>
    <w:rPr>
      <w:rFonts w:ascii="Courier New" w:hAnsi="Courier New" w:cs="Courier New" w:hint="default"/>
      <w:color w:val="008000"/>
      <w:sz w:val="20"/>
      <w:szCs w:val="20"/>
      <w:shd w:val="clear" w:color="auto" w:fill="FEFCF5"/>
    </w:rPr>
  </w:style>
  <w:style w:type="character" w:customStyle="1" w:styleId="sc1231">
    <w:name w:val="sc1231"/>
    <w:basedOn w:val="Absatz-Standardschriftart"/>
    <w:rsid w:val="0056251A"/>
    <w:rPr>
      <w:rFonts w:ascii="Courier New" w:hAnsi="Courier New" w:cs="Courier New" w:hint="default"/>
      <w:color w:val="000080"/>
      <w:sz w:val="20"/>
      <w:szCs w:val="20"/>
      <w:shd w:val="clear" w:color="auto" w:fill="FEFCF5"/>
    </w:rPr>
  </w:style>
  <w:style w:type="character" w:customStyle="1" w:styleId="sc1201">
    <w:name w:val="sc1201"/>
    <w:basedOn w:val="Absatz-Standardschriftart"/>
    <w:rsid w:val="0056251A"/>
    <w:rPr>
      <w:rFonts w:ascii="Courier New" w:hAnsi="Courier New" w:cs="Courier New" w:hint="default"/>
      <w:color w:val="808080"/>
      <w:sz w:val="20"/>
      <w:szCs w:val="20"/>
      <w:shd w:val="clear" w:color="auto" w:fill="FEFCF5"/>
    </w:rPr>
  </w:style>
  <w:style w:type="character" w:customStyle="1" w:styleId="sc1251">
    <w:name w:val="sc1251"/>
    <w:basedOn w:val="Absatz-Standardschriftart"/>
    <w:rsid w:val="0056251A"/>
    <w:rPr>
      <w:rFonts w:ascii="Courier New" w:hAnsi="Courier New" w:cs="Courier New" w:hint="default"/>
      <w:color w:val="008000"/>
      <w:sz w:val="20"/>
      <w:szCs w:val="20"/>
      <w:shd w:val="clear" w:color="auto" w:fill="FEFCF5"/>
    </w:rPr>
  </w:style>
  <w:style w:type="character" w:customStyle="1" w:styleId="sc1221">
    <w:name w:val="sc1221"/>
    <w:basedOn w:val="Absatz-Standardschriftart"/>
    <w:rsid w:val="0056251A"/>
    <w:rPr>
      <w:rFonts w:ascii="Courier New" w:hAnsi="Courier New" w:cs="Courier New" w:hint="default"/>
      <w:color w:val="FF8000"/>
      <w:sz w:val="20"/>
      <w:szCs w:val="20"/>
      <w:shd w:val="clear" w:color="auto" w:fill="FEFCF5"/>
    </w:rPr>
  </w:style>
  <w:style w:type="character" w:customStyle="1" w:styleId="sc1191">
    <w:name w:val="sc1191"/>
    <w:basedOn w:val="Absatz-Standardschriftart"/>
    <w:rsid w:val="0056251A"/>
    <w:rPr>
      <w:rFonts w:ascii="Courier New" w:hAnsi="Courier New" w:cs="Courier New" w:hint="default"/>
      <w:color w:val="808080"/>
      <w:sz w:val="20"/>
      <w:szCs w:val="20"/>
      <w:shd w:val="clear" w:color="auto" w:fill="FEFCF5"/>
    </w:rPr>
  </w:style>
  <w:style w:type="character" w:customStyle="1" w:styleId="sc118">
    <w:name w:val="sc118"/>
    <w:basedOn w:val="Absatz-Standardschriftart"/>
    <w:rsid w:val="0040134C"/>
    <w:rPr>
      <w:rFonts w:ascii="Consolas" w:hAnsi="Consolas" w:hint="default"/>
      <w:color w:val="000000"/>
      <w:sz w:val="20"/>
      <w:szCs w:val="20"/>
    </w:rPr>
  </w:style>
  <w:style w:type="character" w:customStyle="1" w:styleId="sc01">
    <w:name w:val="sc01"/>
    <w:basedOn w:val="Absatz-Standardschriftart"/>
    <w:rsid w:val="00B75BE5"/>
    <w:rPr>
      <w:rFonts w:ascii="Consolas" w:hAnsi="Consolas" w:hint="default"/>
      <w:b/>
      <w:bCs/>
      <w:color w:val="000000"/>
      <w:sz w:val="20"/>
      <w:szCs w:val="20"/>
    </w:rPr>
  </w:style>
  <w:style w:type="character" w:customStyle="1" w:styleId="sc11">
    <w:name w:val="sc11"/>
    <w:basedOn w:val="Absatz-Standardschriftart"/>
    <w:rsid w:val="00B75BE5"/>
    <w:rPr>
      <w:rFonts w:ascii="Consolas" w:hAnsi="Consolas" w:hint="default"/>
      <w:color w:val="0000FF"/>
      <w:sz w:val="20"/>
      <w:szCs w:val="20"/>
    </w:rPr>
  </w:style>
  <w:style w:type="character" w:customStyle="1" w:styleId="sc8">
    <w:name w:val="sc8"/>
    <w:basedOn w:val="Absatz-Standardschriftart"/>
    <w:rsid w:val="00B75BE5"/>
    <w:rPr>
      <w:rFonts w:ascii="Consolas" w:hAnsi="Consolas" w:hint="default"/>
      <w:color w:val="000000"/>
      <w:sz w:val="20"/>
      <w:szCs w:val="20"/>
    </w:rPr>
  </w:style>
  <w:style w:type="character" w:customStyle="1" w:styleId="sc31">
    <w:name w:val="sc31"/>
    <w:basedOn w:val="Absatz-Standardschriftart"/>
    <w:rsid w:val="00B75BE5"/>
    <w:rPr>
      <w:rFonts w:ascii="Consolas" w:hAnsi="Consolas" w:hint="default"/>
      <w:color w:val="FF0000"/>
      <w:sz w:val="20"/>
      <w:szCs w:val="20"/>
    </w:rPr>
  </w:style>
  <w:style w:type="character" w:customStyle="1" w:styleId="sc61">
    <w:name w:val="sc61"/>
    <w:basedOn w:val="Absatz-Standardschriftart"/>
    <w:rsid w:val="00B75BE5"/>
    <w:rPr>
      <w:rFonts w:ascii="Consolas" w:hAnsi="Consolas" w:hint="default"/>
      <w:b/>
      <w:bCs/>
      <w:color w:val="8000FF"/>
      <w:sz w:val="20"/>
      <w:szCs w:val="20"/>
    </w:rPr>
  </w:style>
  <w:style w:type="character" w:customStyle="1" w:styleId="sc4">
    <w:name w:val="sc4"/>
    <w:basedOn w:val="Absatz-Standardschriftart"/>
    <w:rsid w:val="003855B1"/>
    <w:rPr>
      <w:rFonts w:ascii="Consolas" w:hAnsi="Consolas"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4785">
      <w:bodyDiv w:val="1"/>
      <w:marLeft w:val="0"/>
      <w:marRight w:val="0"/>
      <w:marTop w:val="0"/>
      <w:marBottom w:val="0"/>
      <w:divBdr>
        <w:top w:val="none" w:sz="0" w:space="0" w:color="auto"/>
        <w:left w:val="none" w:sz="0" w:space="0" w:color="auto"/>
        <w:bottom w:val="none" w:sz="0" w:space="0" w:color="auto"/>
        <w:right w:val="none" w:sz="0" w:space="0" w:color="auto"/>
      </w:divBdr>
      <w:divsChild>
        <w:div w:id="978148622">
          <w:marLeft w:val="0"/>
          <w:marRight w:val="0"/>
          <w:marTop w:val="0"/>
          <w:marBottom w:val="0"/>
          <w:divBdr>
            <w:top w:val="none" w:sz="0" w:space="0" w:color="auto"/>
            <w:left w:val="none" w:sz="0" w:space="0" w:color="auto"/>
            <w:bottom w:val="none" w:sz="0" w:space="0" w:color="auto"/>
            <w:right w:val="none" w:sz="0" w:space="0" w:color="auto"/>
          </w:divBdr>
        </w:div>
      </w:divsChild>
    </w:div>
    <w:div w:id="316804239">
      <w:bodyDiv w:val="1"/>
      <w:marLeft w:val="0"/>
      <w:marRight w:val="0"/>
      <w:marTop w:val="0"/>
      <w:marBottom w:val="0"/>
      <w:divBdr>
        <w:top w:val="none" w:sz="0" w:space="0" w:color="auto"/>
        <w:left w:val="none" w:sz="0" w:space="0" w:color="auto"/>
        <w:bottom w:val="none" w:sz="0" w:space="0" w:color="auto"/>
        <w:right w:val="none" w:sz="0" w:space="0" w:color="auto"/>
      </w:divBdr>
      <w:divsChild>
        <w:div w:id="1710644147">
          <w:marLeft w:val="0"/>
          <w:marRight w:val="0"/>
          <w:marTop w:val="0"/>
          <w:marBottom w:val="0"/>
          <w:divBdr>
            <w:top w:val="none" w:sz="0" w:space="0" w:color="auto"/>
            <w:left w:val="none" w:sz="0" w:space="0" w:color="auto"/>
            <w:bottom w:val="none" w:sz="0" w:space="0" w:color="auto"/>
            <w:right w:val="none" w:sz="0" w:space="0" w:color="auto"/>
          </w:divBdr>
        </w:div>
      </w:divsChild>
    </w:div>
    <w:div w:id="388577029">
      <w:bodyDiv w:val="1"/>
      <w:marLeft w:val="0"/>
      <w:marRight w:val="0"/>
      <w:marTop w:val="0"/>
      <w:marBottom w:val="0"/>
      <w:divBdr>
        <w:top w:val="none" w:sz="0" w:space="0" w:color="auto"/>
        <w:left w:val="none" w:sz="0" w:space="0" w:color="auto"/>
        <w:bottom w:val="none" w:sz="0" w:space="0" w:color="auto"/>
        <w:right w:val="none" w:sz="0" w:space="0" w:color="auto"/>
      </w:divBdr>
      <w:divsChild>
        <w:div w:id="922909825">
          <w:marLeft w:val="0"/>
          <w:marRight w:val="0"/>
          <w:marTop w:val="0"/>
          <w:marBottom w:val="0"/>
          <w:divBdr>
            <w:top w:val="none" w:sz="0" w:space="0" w:color="auto"/>
            <w:left w:val="none" w:sz="0" w:space="0" w:color="auto"/>
            <w:bottom w:val="none" w:sz="0" w:space="0" w:color="auto"/>
            <w:right w:val="none" w:sz="0" w:space="0" w:color="auto"/>
          </w:divBdr>
        </w:div>
      </w:divsChild>
    </w:div>
    <w:div w:id="487017677">
      <w:bodyDiv w:val="1"/>
      <w:marLeft w:val="0"/>
      <w:marRight w:val="0"/>
      <w:marTop w:val="0"/>
      <w:marBottom w:val="0"/>
      <w:divBdr>
        <w:top w:val="none" w:sz="0" w:space="0" w:color="auto"/>
        <w:left w:val="none" w:sz="0" w:space="0" w:color="auto"/>
        <w:bottom w:val="none" w:sz="0" w:space="0" w:color="auto"/>
        <w:right w:val="none" w:sz="0" w:space="0" w:color="auto"/>
      </w:divBdr>
      <w:divsChild>
        <w:div w:id="1869022079">
          <w:marLeft w:val="0"/>
          <w:marRight w:val="0"/>
          <w:marTop w:val="0"/>
          <w:marBottom w:val="0"/>
          <w:divBdr>
            <w:top w:val="none" w:sz="0" w:space="0" w:color="auto"/>
            <w:left w:val="none" w:sz="0" w:space="0" w:color="auto"/>
            <w:bottom w:val="none" w:sz="0" w:space="0" w:color="auto"/>
            <w:right w:val="none" w:sz="0" w:space="0" w:color="auto"/>
          </w:divBdr>
        </w:div>
      </w:divsChild>
    </w:div>
    <w:div w:id="524826983">
      <w:bodyDiv w:val="1"/>
      <w:marLeft w:val="0"/>
      <w:marRight w:val="0"/>
      <w:marTop w:val="0"/>
      <w:marBottom w:val="0"/>
      <w:divBdr>
        <w:top w:val="none" w:sz="0" w:space="0" w:color="auto"/>
        <w:left w:val="none" w:sz="0" w:space="0" w:color="auto"/>
        <w:bottom w:val="none" w:sz="0" w:space="0" w:color="auto"/>
        <w:right w:val="none" w:sz="0" w:space="0" w:color="auto"/>
      </w:divBdr>
      <w:divsChild>
        <w:div w:id="1892884226">
          <w:marLeft w:val="0"/>
          <w:marRight w:val="0"/>
          <w:marTop w:val="0"/>
          <w:marBottom w:val="0"/>
          <w:divBdr>
            <w:top w:val="none" w:sz="0" w:space="0" w:color="auto"/>
            <w:left w:val="none" w:sz="0" w:space="0" w:color="auto"/>
            <w:bottom w:val="none" w:sz="0" w:space="0" w:color="auto"/>
            <w:right w:val="none" w:sz="0" w:space="0" w:color="auto"/>
          </w:divBdr>
        </w:div>
      </w:divsChild>
    </w:div>
    <w:div w:id="582028112">
      <w:bodyDiv w:val="1"/>
      <w:marLeft w:val="0"/>
      <w:marRight w:val="0"/>
      <w:marTop w:val="0"/>
      <w:marBottom w:val="0"/>
      <w:divBdr>
        <w:top w:val="none" w:sz="0" w:space="0" w:color="auto"/>
        <w:left w:val="none" w:sz="0" w:space="0" w:color="auto"/>
        <w:bottom w:val="none" w:sz="0" w:space="0" w:color="auto"/>
        <w:right w:val="none" w:sz="0" w:space="0" w:color="auto"/>
      </w:divBdr>
      <w:divsChild>
        <w:div w:id="820580010">
          <w:marLeft w:val="0"/>
          <w:marRight w:val="0"/>
          <w:marTop w:val="0"/>
          <w:marBottom w:val="0"/>
          <w:divBdr>
            <w:top w:val="none" w:sz="0" w:space="0" w:color="auto"/>
            <w:left w:val="none" w:sz="0" w:space="0" w:color="auto"/>
            <w:bottom w:val="none" w:sz="0" w:space="0" w:color="auto"/>
            <w:right w:val="none" w:sz="0" w:space="0" w:color="auto"/>
          </w:divBdr>
        </w:div>
      </w:divsChild>
    </w:div>
    <w:div w:id="584921855">
      <w:bodyDiv w:val="1"/>
      <w:marLeft w:val="0"/>
      <w:marRight w:val="0"/>
      <w:marTop w:val="0"/>
      <w:marBottom w:val="0"/>
      <w:divBdr>
        <w:top w:val="none" w:sz="0" w:space="0" w:color="auto"/>
        <w:left w:val="none" w:sz="0" w:space="0" w:color="auto"/>
        <w:bottom w:val="none" w:sz="0" w:space="0" w:color="auto"/>
        <w:right w:val="none" w:sz="0" w:space="0" w:color="auto"/>
      </w:divBdr>
    </w:div>
    <w:div w:id="610624485">
      <w:bodyDiv w:val="1"/>
      <w:marLeft w:val="0"/>
      <w:marRight w:val="0"/>
      <w:marTop w:val="0"/>
      <w:marBottom w:val="0"/>
      <w:divBdr>
        <w:top w:val="none" w:sz="0" w:space="0" w:color="auto"/>
        <w:left w:val="none" w:sz="0" w:space="0" w:color="auto"/>
        <w:bottom w:val="none" w:sz="0" w:space="0" w:color="auto"/>
        <w:right w:val="none" w:sz="0" w:space="0" w:color="auto"/>
      </w:divBdr>
      <w:divsChild>
        <w:div w:id="2052486763">
          <w:marLeft w:val="0"/>
          <w:marRight w:val="0"/>
          <w:marTop w:val="0"/>
          <w:marBottom w:val="0"/>
          <w:divBdr>
            <w:top w:val="none" w:sz="0" w:space="0" w:color="auto"/>
            <w:left w:val="none" w:sz="0" w:space="0" w:color="auto"/>
            <w:bottom w:val="none" w:sz="0" w:space="0" w:color="auto"/>
            <w:right w:val="none" w:sz="0" w:space="0" w:color="auto"/>
          </w:divBdr>
        </w:div>
      </w:divsChild>
    </w:div>
    <w:div w:id="617419340">
      <w:bodyDiv w:val="1"/>
      <w:marLeft w:val="0"/>
      <w:marRight w:val="0"/>
      <w:marTop w:val="0"/>
      <w:marBottom w:val="0"/>
      <w:divBdr>
        <w:top w:val="none" w:sz="0" w:space="0" w:color="auto"/>
        <w:left w:val="none" w:sz="0" w:space="0" w:color="auto"/>
        <w:bottom w:val="none" w:sz="0" w:space="0" w:color="auto"/>
        <w:right w:val="none" w:sz="0" w:space="0" w:color="auto"/>
      </w:divBdr>
      <w:divsChild>
        <w:div w:id="1486897865">
          <w:marLeft w:val="0"/>
          <w:marRight w:val="0"/>
          <w:marTop w:val="0"/>
          <w:marBottom w:val="0"/>
          <w:divBdr>
            <w:top w:val="none" w:sz="0" w:space="0" w:color="auto"/>
            <w:left w:val="none" w:sz="0" w:space="0" w:color="auto"/>
            <w:bottom w:val="none" w:sz="0" w:space="0" w:color="auto"/>
            <w:right w:val="none" w:sz="0" w:space="0" w:color="auto"/>
          </w:divBdr>
        </w:div>
      </w:divsChild>
    </w:div>
    <w:div w:id="777069389">
      <w:bodyDiv w:val="1"/>
      <w:marLeft w:val="0"/>
      <w:marRight w:val="0"/>
      <w:marTop w:val="0"/>
      <w:marBottom w:val="0"/>
      <w:divBdr>
        <w:top w:val="none" w:sz="0" w:space="0" w:color="auto"/>
        <w:left w:val="none" w:sz="0" w:space="0" w:color="auto"/>
        <w:bottom w:val="none" w:sz="0" w:space="0" w:color="auto"/>
        <w:right w:val="none" w:sz="0" w:space="0" w:color="auto"/>
      </w:divBdr>
      <w:divsChild>
        <w:div w:id="2137673835">
          <w:marLeft w:val="0"/>
          <w:marRight w:val="0"/>
          <w:marTop w:val="0"/>
          <w:marBottom w:val="0"/>
          <w:divBdr>
            <w:top w:val="none" w:sz="0" w:space="0" w:color="auto"/>
            <w:left w:val="none" w:sz="0" w:space="0" w:color="auto"/>
            <w:bottom w:val="none" w:sz="0" w:space="0" w:color="auto"/>
            <w:right w:val="none" w:sz="0" w:space="0" w:color="auto"/>
          </w:divBdr>
        </w:div>
      </w:divsChild>
    </w:div>
    <w:div w:id="883563741">
      <w:bodyDiv w:val="1"/>
      <w:marLeft w:val="0"/>
      <w:marRight w:val="0"/>
      <w:marTop w:val="0"/>
      <w:marBottom w:val="0"/>
      <w:divBdr>
        <w:top w:val="none" w:sz="0" w:space="0" w:color="auto"/>
        <w:left w:val="none" w:sz="0" w:space="0" w:color="auto"/>
        <w:bottom w:val="none" w:sz="0" w:space="0" w:color="auto"/>
        <w:right w:val="none" w:sz="0" w:space="0" w:color="auto"/>
      </w:divBdr>
      <w:divsChild>
        <w:div w:id="1905027324">
          <w:marLeft w:val="0"/>
          <w:marRight w:val="0"/>
          <w:marTop w:val="0"/>
          <w:marBottom w:val="0"/>
          <w:divBdr>
            <w:top w:val="none" w:sz="0" w:space="0" w:color="auto"/>
            <w:left w:val="none" w:sz="0" w:space="0" w:color="auto"/>
            <w:bottom w:val="none" w:sz="0" w:space="0" w:color="auto"/>
            <w:right w:val="none" w:sz="0" w:space="0" w:color="auto"/>
          </w:divBdr>
        </w:div>
      </w:divsChild>
    </w:div>
    <w:div w:id="1022514827">
      <w:bodyDiv w:val="1"/>
      <w:marLeft w:val="0"/>
      <w:marRight w:val="0"/>
      <w:marTop w:val="0"/>
      <w:marBottom w:val="0"/>
      <w:divBdr>
        <w:top w:val="none" w:sz="0" w:space="0" w:color="auto"/>
        <w:left w:val="none" w:sz="0" w:space="0" w:color="auto"/>
        <w:bottom w:val="none" w:sz="0" w:space="0" w:color="auto"/>
        <w:right w:val="none" w:sz="0" w:space="0" w:color="auto"/>
      </w:divBdr>
      <w:divsChild>
        <w:div w:id="722217094">
          <w:marLeft w:val="0"/>
          <w:marRight w:val="0"/>
          <w:marTop w:val="0"/>
          <w:marBottom w:val="0"/>
          <w:divBdr>
            <w:top w:val="none" w:sz="0" w:space="0" w:color="auto"/>
            <w:left w:val="none" w:sz="0" w:space="0" w:color="auto"/>
            <w:bottom w:val="none" w:sz="0" w:space="0" w:color="auto"/>
            <w:right w:val="none" w:sz="0" w:space="0" w:color="auto"/>
          </w:divBdr>
        </w:div>
      </w:divsChild>
    </w:div>
    <w:div w:id="1068191117">
      <w:bodyDiv w:val="1"/>
      <w:marLeft w:val="0"/>
      <w:marRight w:val="0"/>
      <w:marTop w:val="0"/>
      <w:marBottom w:val="0"/>
      <w:divBdr>
        <w:top w:val="none" w:sz="0" w:space="0" w:color="auto"/>
        <w:left w:val="none" w:sz="0" w:space="0" w:color="auto"/>
        <w:bottom w:val="none" w:sz="0" w:space="0" w:color="auto"/>
        <w:right w:val="none" w:sz="0" w:space="0" w:color="auto"/>
      </w:divBdr>
      <w:divsChild>
        <w:div w:id="2108041701">
          <w:marLeft w:val="0"/>
          <w:marRight w:val="0"/>
          <w:marTop w:val="0"/>
          <w:marBottom w:val="0"/>
          <w:divBdr>
            <w:top w:val="none" w:sz="0" w:space="0" w:color="auto"/>
            <w:left w:val="none" w:sz="0" w:space="0" w:color="auto"/>
            <w:bottom w:val="none" w:sz="0" w:space="0" w:color="auto"/>
            <w:right w:val="none" w:sz="0" w:space="0" w:color="auto"/>
          </w:divBdr>
        </w:div>
      </w:divsChild>
    </w:div>
    <w:div w:id="1101797762">
      <w:bodyDiv w:val="1"/>
      <w:marLeft w:val="0"/>
      <w:marRight w:val="0"/>
      <w:marTop w:val="0"/>
      <w:marBottom w:val="0"/>
      <w:divBdr>
        <w:top w:val="none" w:sz="0" w:space="0" w:color="auto"/>
        <w:left w:val="none" w:sz="0" w:space="0" w:color="auto"/>
        <w:bottom w:val="none" w:sz="0" w:space="0" w:color="auto"/>
        <w:right w:val="none" w:sz="0" w:space="0" w:color="auto"/>
      </w:divBdr>
      <w:divsChild>
        <w:div w:id="932009578">
          <w:marLeft w:val="0"/>
          <w:marRight w:val="0"/>
          <w:marTop w:val="0"/>
          <w:marBottom w:val="0"/>
          <w:divBdr>
            <w:top w:val="none" w:sz="0" w:space="0" w:color="auto"/>
            <w:left w:val="none" w:sz="0" w:space="0" w:color="auto"/>
            <w:bottom w:val="none" w:sz="0" w:space="0" w:color="auto"/>
            <w:right w:val="none" w:sz="0" w:space="0" w:color="auto"/>
          </w:divBdr>
        </w:div>
      </w:divsChild>
    </w:div>
    <w:div w:id="1108813256">
      <w:bodyDiv w:val="1"/>
      <w:marLeft w:val="0"/>
      <w:marRight w:val="0"/>
      <w:marTop w:val="0"/>
      <w:marBottom w:val="0"/>
      <w:divBdr>
        <w:top w:val="none" w:sz="0" w:space="0" w:color="auto"/>
        <w:left w:val="none" w:sz="0" w:space="0" w:color="auto"/>
        <w:bottom w:val="none" w:sz="0" w:space="0" w:color="auto"/>
        <w:right w:val="none" w:sz="0" w:space="0" w:color="auto"/>
      </w:divBdr>
      <w:divsChild>
        <w:div w:id="1300918612">
          <w:marLeft w:val="0"/>
          <w:marRight w:val="0"/>
          <w:marTop w:val="0"/>
          <w:marBottom w:val="0"/>
          <w:divBdr>
            <w:top w:val="none" w:sz="0" w:space="0" w:color="auto"/>
            <w:left w:val="none" w:sz="0" w:space="0" w:color="auto"/>
            <w:bottom w:val="none" w:sz="0" w:space="0" w:color="auto"/>
            <w:right w:val="none" w:sz="0" w:space="0" w:color="auto"/>
          </w:divBdr>
        </w:div>
      </w:divsChild>
    </w:div>
    <w:div w:id="1162743751">
      <w:bodyDiv w:val="1"/>
      <w:marLeft w:val="0"/>
      <w:marRight w:val="0"/>
      <w:marTop w:val="0"/>
      <w:marBottom w:val="0"/>
      <w:divBdr>
        <w:top w:val="none" w:sz="0" w:space="0" w:color="auto"/>
        <w:left w:val="none" w:sz="0" w:space="0" w:color="auto"/>
        <w:bottom w:val="none" w:sz="0" w:space="0" w:color="auto"/>
        <w:right w:val="none" w:sz="0" w:space="0" w:color="auto"/>
      </w:divBdr>
    </w:div>
    <w:div w:id="1171988301">
      <w:bodyDiv w:val="1"/>
      <w:marLeft w:val="0"/>
      <w:marRight w:val="0"/>
      <w:marTop w:val="0"/>
      <w:marBottom w:val="0"/>
      <w:divBdr>
        <w:top w:val="none" w:sz="0" w:space="0" w:color="auto"/>
        <w:left w:val="none" w:sz="0" w:space="0" w:color="auto"/>
        <w:bottom w:val="none" w:sz="0" w:space="0" w:color="auto"/>
        <w:right w:val="none" w:sz="0" w:space="0" w:color="auto"/>
      </w:divBdr>
    </w:div>
    <w:div w:id="1234050996">
      <w:bodyDiv w:val="1"/>
      <w:marLeft w:val="0"/>
      <w:marRight w:val="0"/>
      <w:marTop w:val="0"/>
      <w:marBottom w:val="0"/>
      <w:divBdr>
        <w:top w:val="none" w:sz="0" w:space="0" w:color="auto"/>
        <w:left w:val="none" w:sz="0" w:space="0" w:color="auto"/>
        <w:bottom w:val="none" w:sz="0" w:space="0" w:color="auto"/>
        <w:right w:val="none" w:sz="0" w:space="0" w:color="auto"/>
      </w:divBdr>
      <w:divsChild>
        <w:div w:id="1347898565">
          <w:marLeft w:val="0"/>
          <w:marRight w:val="0"/>
          <w:marTop w:val="0"/>
          <w:marBottom w:val="0"/>
          <w:divBdr>
            <w:top w:val="none" w:sz="0" w:space="0" w:color="auto"/>
            <w:left w:val="none" w:sz="0" w:space="0" w:color="auto"/>
            <w:bottom w:val="none" w:sz="0" w:space="0" w:color="auto"/>
            <w:right w:val="none" w:sz="0" w:space="0" w:color="auto"/>
          </w:divBdr>
        </w:div>
      </w:divsChild>
    </w:div>
    <w:div w:id="1446579828">
      <w:bodyDiv w:val="1"/>
      <w:marLeft w:val="0"/>
      <w:marRight w:val="0"/>
      <w:marTop w:val="0"/>
      <w:marBottom w:val="0"/>
      <w:divBdr>
        <w:top w:val="none" w:sz="0" w:space="0" w:color="auto"/>
        <w:left w:val="none" w:sz="0" w:space="0" w:color="auto"/>
        <w:bottom w:val="none" w:sz="0" w:space="0" w:color="auto"/>
        <w:right w:val="none" w:sz="0" w:space="0" w:color="auto"/>
      </w:divBdr>
      <w:divsChild>
        <w:div w:id="831868355">
          <w:marLeft w:val="0"/>
          <w:marRight w:val="0"/>
          <w:marTop w:val="0"/>
          <w:marBottom w:val="0"/>
          <w:divBdr>
            <w:top w:val="none" w:sz="0" w:space="0" w:color="auto"/>
            <w:left w:val="none" w:sz="0" w:space="0" w:color="auto"/>
            <w:bottom w:val="none" w:sz="0" w:space="0" w:color="auto"/>
            <w:right w:val="none" w:sz="0" w:space="0" w:color="auto"/>
          </w:divBdr>
        </w:div>
      </w:divsChild>
    </w:div>
    <w:div w:id="1708607420">
      <w:bodyDiv w:val="1"/>
      <w:marLeft w:val="0"/>
      <w:marRight w:val="0"/>
      <w:marTop w:val="0"/>
      <w:marBottom w:val="0"/>
      <w:divBdr>
        <w:top w:val="none" w:sz="0" w:space="0" w:color="auto"/>
        <w:left w:val="none" w:sz="0" w:space="0" w:color="auto"/>
        <w:bottom w:val="none" w:sz="0" w:space="0" w:color="auto"/>
        <w:right w:val="none" w:sz="0" w:space="0" w:color="auto"/>
      </w:divBdr>
      <w:divsChild>
        <w:div w:id="2101292385">
          <w:marLeft w:val="0"/>
          <w:marRight w:val="0"/>
          <w:marTop w:val="0"/>
          <w:marBottom w:val="0"/>
          <w:divBdr>
            <w:top w:val="none" w:sz="0" w:space="0" w:color="auto"/>
            <w:left w:val="none" w:sz="0" w:space="0" w:color="auto"/>
            <w:bottom w:val="none" w:sz="0" w:space="0" w:color="auto"/>
            <w:right w:val="none" w:sz="0" w:space="0" w:color="auto"/>
          </w:divBdr>
        </w:div>
      </w:divsChild>
    </w:div>
    <w:div w:id="1747652482">
      <w:bodyDiv w:val="1"/>
      <w:marLeft w:val="0"/>
      <w:marRight w:val="0"/>
      <w:marTop w:val="0"/>
      <w:marBottom w:val="0"/>
      <w:divBdr>
        <w:top w:val="none" w:sz="0" w:space="0" w:color="auto"/>
        <w:left w:val="none" w:sz="0" w:space="0" w:color="auto"/>
        <w:bottom w:val="none" w:sz="0" w:space="0" w:color="auto"/>
        <w:right w:val="none" w:sz="0" w:space="0" w:color="auto"/>
      </w:divBdr>
      <w:divsChild>
        <w:div w:id="139154053">
          <w:marLeft w:val="0"/>
          <w:marRight w:val="0"/>
          <w:marTop w:val="0"/>
          <w:marBottom w:val="0"/>
          <w:divBdr>
            <w:top w:val="none" w:sz="0" w:space="0" w:color="auto"/>
            <w:left w:val="none" w:sz="0" w:space="0" w:color="auto"/>
            <w:bottom w:val="none" w:sz="0" w:space="0" w:color="auto"/>
            <w:right w:val="none" w:sz="0" w:space="0" w:color="auto"/>
          </w:divBdr>
        </w:div>
      </w:divsChild>
    </w:div>
    <w:div w:id="1753769984">
      <w:bodyDiv w:val="1"/>
      <w:marLeft w:val="0"/>
      <w:marRight w:val="0"/>
      <w:marTop w:val="0"/>
      <w:marBottom w:val="0"/>
      <w:divBdr>
        <w:top w:val="none" w:sz="0" w:space="0" w:color="auto"/>
        <w:left w:val="none" w:sz="0" w:space="0" w:color="auto"/>
        <w:bottom w:val="none" w:sz="0" w:space="0" w:color="auto"/>
        <w:right w:val="none" w:sz="0" w:space="0" w:color="auto"/>
      </w:divBdr>
      <w:divsChild>
        <w:div w:id="2144345540">
          <w:marLeft w:val="0"/>
          <w:marRight w:val="0"/>
          <w:marTop w:val="0"/>
          <w:marBottom w:val="0"/>
          <w:divBdr>
            <w:top w:val="none" w:sz="0" w:space="0" w:color="auto"/>
            <w:left w:val="none" w:sz="0" w:space="0" w:color="auto"/>
            <w:bottom w:val="none" w:sz="0" w:space="0" w:color="auto"/>
            <w:right w:val="none" w:sz="0" w:space="0" w:color="auto"/>
          </w:divBdr>
        </w:div>
      </w:divsChild>
    </w:div>
    <w:div w:id="1816795158">
      <w:bodyDiv w:val="1"/>
      <w:marLeft w:val="0"/>
      <w:marRight w:val="0"/>
      <w:marTop w:val="0"/>
      <w:marBottom w:val="0"/>
      <w:divBdr>
        <w:top w:val="none" w:sz="0" w:space="0" w:color="auto"/>
        <w:left w:val="none" w:sz="0" w:space="0" w:color="auto"/>
        <w:bottom w:val="none" w:sz="0" w:space="0" w:color="auto"/>
        <w:right w:val="none" w:sz="0" w:space="0" w:color="auto"/>
      </w:divBdr>
      <w:divsChild>
        <w:div w:id="500194667">
          <w:marLeft w:val="0"/>
          <w:marRight w:val="0"/>
          <w:marTop w:val="0"/>
          <w:marBottom w:val="0"/>
          <w:divBdr>
            <w:top w:val="none" w:sz="0" w:space="0" w:color="auto"/>
            <w:left w:val="none" w:sz="0" w:space="0" w:color="auto"/>
            <w:bottom w:val="none" w:sz="0" w:space="0" w:color="auto"/>
            <w:right w:val="none" w:sz="0" w:space="0" w:color="auto"/>
          </w:divBdr>
        </w:div>
      </w:divsChild>
    </w:div>
    <w:div w:id="1857310840">
      <w:bodyDiv w:val="1"/>
      <w:marLeft w:val="0"/>
      <w:marRight w:val="0"/>
      <w:marTop w:val="0"/>
      <w:marBottom w:val="0"/>
      <w:divBdr>
        <w:top w:val="none" w:sz="0" w:space="0" w:color="auto"/>
        <w:left w:val="none" w:sz="0" w:space="0" w:color="auto"/>
        <w:bottom w:val="none" w:sz="0" w:space="0" w:color="auto"/>
        <w:right w:val="none" w:sz="0" w:space="0" w:color="auto"/>
      </w:divBdr>
      <w:divsChild>
        <w:div w:id="1432773502">
          <w:marLeft w:val="0"/>
          <w:marRight w:val="0"/>
          <w:marTop w:val="0"/>
          <w:marBottom w:val="0"/>
          <w:divBdr>
            <w:top w:val="none" w:sz="0" w:space="0" w:color="auto"/>
            <w:left w:val="none" w:sz="0" w:space="0" w:color="auto"/>
            <w:bottom w:val="none" w:sz="0" w:space="0" w:color="auto"/>
            <w:right w:val="none" w:sz="0" w:space="0" w:color="auto"/>
          </w:divBdr>
        </w:div>
      </w:divsChild>
    </w:div>
    <w:div w:id="1927222995">
      <w:bodyDiv w:val="1"/>
      <w:marLeft w:val="0"/>
      <w:marRight w:val="0"/>
      <w:marTop w:val="0"/>
      <w:marBottom w:val="0"/>
      <w:divBdr>
        <w:top w:val="none" w:sz="0" w:space="0" w:color="auto"/>
        <w:left w:val="none" w:sz="0" w:space="0" w:color="auto"/>
        <w:bottom w:val="none" w:sz="0" w:space="0" w:color="auto"/>
        <w:right w:val="none" w:sz="0" w:space="0" w:color="auto"/>
      </w:divBdr>
    </w:div>
    <w:div w:id="2072338377">
      <w:bodyDiv w:val="1"/>
      <w:marLeft w:val="0"/>
      <w:marRight w:val="0"/>
      <w:marTop w:val="0"/>
      <w:marBottom w:val="0"/>
      <w:divBdr>
        <w:top w:val="none" w:sz="0" w:space="0" w:color="auto"/>
        <w:left w:val="none" w:sz="0" w:space="0" w:color="auto"/>
        <w:bottom w:val="none" w:sz="0" w:space="0" w:color="auto"/>
        <w:right w:val="none" w:sz="0" w:space="0" w:color="auto"/>
      </w:divBdr>
      <w:divsChild>
        <w:div w:id="1201238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laravel.com/docs/5.5" TargetMode="External"/><Relationship Id="rId26" Type="http://schemas.openxmlformats.org/officeDocument/2006/relationships/image" Target="media/image11.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wikipedia.org/wiki/Lernkartei" TargetMode="External"/><Relationship Id="rId20" Type="http://schemas.openxmlformats.org/officeDocument/2006/relationships/hyperlink" Target="https://laravel.com/docs/5.5/eloquent" TargetMode="External"/><Relationship Id="rId29" Type="http://schemas.openxmlformats.org/officeDocument/2006/relationships/hyperlink" Target="https://www.dekra-safety-web.eu/datenschutz/"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laravel.com/docs/5.5/migrations"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s://www.draw.io/" TargetMode="External"/><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fontawesome.io/icons/" TargetMode="External"/><Relationship Id="rId27" Type="http://schemas.openxmlformats.org/officeDocument/2006/relationships/hyperlink" Target="http://fontawesome.io/icons/"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CA5E3-02F8-4D5D-8965-DB5DAD086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6849</Words>
  <Characters>43151</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dc:creator>
  <cp:keywords/>
  <dc:description/>
  <cp:lastModifiedBy>Praktikant</cp:lastModifiedBy>
  <cp:revision>10</cp:revision>
  <cp:lastPrinted>2018-04-10T09:57:00Z</cp:lastPrinted>
  <dcterms:created xsi:type="dcterms:W3CDTF">2018-04-06T11:06:00Z</dcterms:created>
  <dcterms:modified xsi:type="dcterms:W3CDTF">2018-04-10T09:57:00Z</dcterms:modified>
</cp:coreProperties>
</file>